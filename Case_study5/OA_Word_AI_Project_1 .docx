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1E2C" w14:textId="77777777" w:rsidR="00E80413" w:rsidRPr="00E80413" w:rsidRDefault="00E80413" w:rsidP="00E80413">
      <w:pPr>
        <w:pStyle w:val="Title"/>
        <w:ind w:right="-1440"/>
        <w:jc w:val="center"/>
        <w:rPr>
          <w:ins w:id="1" w:author="feranmi timilehin" w:date="2026-03-28T17:46:00Z" w16du:dateUtc="2026-03-28T20:16:00Z"/>
          <w:rFonts w:ascii="Times New Roman" w:hAnsi="Times New Roman" w:cs="Times New Roman"/>
          <w:rPrChange w:id="2" w:author="feranmi timilehin" w:date="2026-03-28T17:48:00Z" w16du:dateUtc="2026-03-28T20:18:00Z">
            <w:rPr>
              <w:ins w:id="3" w:author="feranmi timilehin" w:date="2026-03-28T17:46:00Z" w16du:dateUtc="2026-03-28T20:16:00Z"/>
            </w:rPr>
          </w:rPrChange>
        </w:rPr>
        <w:pPrChange w:id="4" w:author="feranmi timilehin" w:date="2026-03-28T17:48:00Z" w16du:dateUtc="2026-03-28T20:18:00Z">
          <w:pPr>
            <w:pStyle w:val="Title"/>
            <w:jc w:val="center"/>
          </w:pPr>
        </w:pPrChange>
      </w:pPr>
      <w:ins w:id="5" w:author="feranmi timilehin" w:date="2026-03-28T17:45:00Z" w16du:dateUtc="2026-03-28T20:15:00Z">
        <w:r w:rsidRPr="00E80413">
          <w:rPr>
            <w:rFonts w:ascii="Times New Roman" w:hAnsi="Times New Roman" w:cs="Times New Roman"/>
            <w:rPrChange w:id="6" w:author="feranmi timilehin" w:date="2026-03-28T17:48:00Z" w16du:dateUtc="2026-03-28T20:18:00Z">
              <w:rPr/>
            </w:rPrChange>
          </w:rPr>
          <w:t xml:space="preserve">The </w:t>
        </w:r>
      </w:ins>
      <w:ins w:id="7" w:author="feranmi timilehin" w:date="2026-03-28T17:46:00Z" w16du:dateUtc="2026-03-28T20:16:00Z">
        <w:r w:rsidRPr="00E80413">
          <w:rPr>
            <w:rFonts w:ascii="Times New Roman" w:hAnsi="Times New Roman" w:cs="Times New Roman"/>
            <w:rPrChange w:id="8" w:author="feranmi timilehin" w:date="2026-03-28T17:48:00Z" w16du:dateUtc="2026-03-28T20:18:00Z">
              <w:rPr/>
            </w:rPrChange>
          </w:rPr>
          <w:t>Thrill of the Ride</w:t>
        </w:r>
      </w:ins>
    </w:p>
    <w:customXmlInsRangeStart w:id="9" w:author="feranmi timilehin" w:date="2026-03-28T17:47:00Z"/>
    <w:sdt>
      <w:sdtPr>
        <w:rPr>
          <w:rFonts w:ascii="Times New Roman" w:hAnsi="Times New Roman" w:cs="Times New Roman"/>
          <w:rPrChange w:id="10" w:author="feranmi timilehin" w:date="2026-03-28T17:48:00Z" w16du:dateUtc="2026-03-28T20:18:00Z">
            <w:rPr/>
          </w:rPrChange>
        </w:rPr>
        <w:id w:val="994680966"/>
        <w:docPartObj>
          <w:docPartGallery w:val="Table of Contents"/>
          <w:docPartUnique/>
        </w:docPartObj>
      </w:sdtPr>
      <w:sdtEndPr>
        <w:rPr>
          <w:rFonts w:eastAsiaTheme="minorHAnsi"/>
          <w:noProof/>
          <w:color w:val="auto"/>
          <w:kern w:val="2"/>
          <w:sz w:val="22"/>
          <w:szCs w:val="24"/>
          <w14:ligatures w14:val="standardContextual"/>
          <w:rPrChange w:id="11" w:author="feranmi timilehin" w:date="2026-03-28T17:48:00Z" w16du:dateUtc="2026-03-28T20:18:00Z">
            <w:rPr/>
          </w:rPrChange>
        </w:rPr>
      </w:sdtEndPr>
      <w:sdtContent>
        <w:customXmlInsRangeEnd w:id="9"/>
        <w:p w14:paraId="4FE18249" w14:textId="73F1C878" w:rsidR="00E80413" w:rsidRPr="00E80413" w:rsidRDefault="00E80413">
          <w:pPr>
            <w:pStyle w:val="TOCHeading"/>
            <w:rPr>
              <w:ins w:id="12" w:author="feranmi timilehin" w:date="2026-03-28T17:47:00Z" w16du:dateUtc="2026-03-28T20:17:00Z"/>
              <w:rFonts w:ascii="Times New Roman" w:hAnsi="Times New Roman" w:cs="Times New Roman"/>
              <w:rPrChange w:id="13" w:author="feranmi timilehin" w:date="2026-03-28T17:48:00Z" w16du:dateUtc="2026-03-28T20:18:00Z">
                <w:rPr>
                  <w:ins w:id="14" w:author="feranmi timilehin" w:date="2026-03-28T17:47:00Z" w16du:dateUtc="2026-03-28T20:17:00Z"/>
                </w:rPr>
              </w:rPrChange>
            </w:rPr>
          </w:pPr>
          <w:ins w:id="15" w:author="feranmi timilehin" w:date="2026-03-28T17:47:00Z" w16du:dateUtc="2026-03-28T20:17:00Z">
            <w:r w:rsidRPr="00E80413">
              <w:rPr>
                <w:rFonts w:ascii="Times New Roman" w:hAnsi="Times New Roman" w:cs="Times New Roman"/>
                <w:rPrChange w:id="16" w:author="feranmi timilehin" w:date="2026-03-28T17:48:00Z" w16du:dateUtc="2026-03-28T20:18:00Z">
                  <w:rPr/>
                </w:rPrChange>
              </w:rPr>
              <w:t>Table of Contents</w:t>
            </w:r>
          </w:ins>
        </w:p>
        <w:p w14:paraId="492082F3" w14:textId="7F70DE41" w:rsidR="00E80413" w:rsidRPr="00E80413" w:rsidRDefault="00E80413">
          <w:pPr>
            <w:pStyle w:val="TOC1"/>
            <w:tabs>
              <w:tab w:val="right" w:leader="dot" w:pos="9350"/>
            </w:tabs>
            <w:rPr>
              <w:ins w:id="17"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18" w:author="feranmi timilehin" w:date="2026-03-28T17:48:00Z" w16du:dateUtc="2026-03-28T20:18:00Z">
                <w:rPr>
                  <w:ins w:id="19" w:author="feranmi timilehin" w:date="2026-03-28T17:48:00Z" w16du:dateUtc="2026-03-28T20:18:00Z"/>
                  <w:rFonts w:eastAsiaTheme="minorEastAsia"/>
                  <w:b w:val="0"/>
                  <w:bCs w:val="0"/>
                  <w:caps w:val="0"/>
                  <w:noProof/>
                  <w:sz w:val="24"/>
                  <w:szCs w:val="24"/>
                  <w:u w:val="none"/>
                  <w:lang w:val="en-CA"/>
                </w:rPr>
              </w:rPrChange>
            </w:rPr>
          </w:pPr>
          <w:ins w:id="20" w:author="feranmi timilehin" w:date="2026-03-28T17:47:00Z" w16du:dateUtc="2026-03-28T20:17:00Z">
            <w:r w:rsidRPr="00E80413">
              <w:rPr>
                <w:rFonts w:ascii="Times New Roman" w:hAnsi="Times New Roman" w:cs="Times New Roman"/>
                <w:b w:val="0"/>
                <w:bCs w:val="0"/>
                <w:rPrChange w:id="21" w:author="feranmi timilehin" w:date="2026-03-28T17:48:00Z" w16du:dateUtc="2026-03-28T20:18:00Z">
                  <w:rPr>
                    <w:b w:val="0"/>
                    <w:bCs w:val="0"/>
                  </w:rPr>
                </w:rPrChange>
              </w:rPr>
              <w:fldChar w:fldCharType="begin"/>
            </w:r>
            <w:r w:rsidRPr="00E80413">
              <w:rPr>
                <w:rFonts w:ascii="Times New Roman" w:hAnsi="Times New Roman" w:cs="Times New Roman"/>
                <w:rPrChange w:id="22" w:author="feranmi timilehin" w:date="2026-03-28T17:48:00Z" w16du:dateUtc="2026-03-28T20:18:00Z">
                  <w:rPr/>
                </w:rPrChange>
              </w:rPr>
              <w:instrText xml:space="preserve"> TOC \o "1-3" \h \z \u </w:instrText>
            </w:r>
            <w:r w:rsidRPr="00E80413">
              <w:rPr>
                <w:rFonts w:ascii="Times New Roman" w:hAnsi="Times New Roman" w:cs="Times New Roman"/>
                <w:b w:val="0"/>
                <w:bCs w:val="0"/>
                <w:rPrChange w:id="23" w:author="feranmi timilehin" w:date="2026-03-28T17:48:00Z" w16du:dateUtc="2026-03-28T20:18:00Z">
                  <w:rPr>
                    <w:b w:val="0"/>
                    <w:bCs w:val="0"/>
                  </w:rPr>
                </w:rPrChange>
              </w:rPr>
              <w:fldChar w:fldCharType="separate"/>
            </w:r>
          </w:ins>
          <w:ins w:id="24" w:author="feranmi timilehin" w:date="2026-03-28T17:48:00Z" w16du:dateUtc="2026-03-28T20:18:00Z">
            <w:r w:rsidRPr="00E80413">
              <w:rPr>
                <w:rStyle w:val="Hyperlink"/>
                <w:rFonts w:ascii="Times New Roman" w:hAnsi="Times New Roman" w:cs="Times New Roman"/>
                <w:noProof/>
                <w:rPrChange w:id="25"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26"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27" w:author="feranmi timilehin" w:date="2026-03-28T17:48:00Z" w16du:dateUtc="2026-03-28T20:18:00Z">
                  <w:rPr>
                    <w:noProof/>
                  </w:rPr>
                </w:rPrChange>
              </w:rPr>
              <w:instrText>HYPERLINK \l "_Toc225612508"</w:instrText>
            </w:r>
            <w:r w:rsidRPr="00E80413">
              <w:rPr>
                <w:rStyle w:val="Hyperlink"/>
                <w:rFonts w:ascii="Times New Roman" w:hAnsi="Times New Roman" w:cs="Times New Roman"/>
                <w:noProof/>
                <w:rPrChange w:id="28"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29" w:author="feranmi timilehin" w:date="2026-03-28T17:48:00Z" w16du:dateUtc="2026-03-28T20:18:00Z">
                  <w:rPr>
                    <w:rStyle w:val="Hyperlink"/>
                    <w:noProof/>
                  </w:rPr>
                </w:rPrChange>
              </w:rPr>
            </w:r>
            <w:r w:rsidRPr="00E80413">
              <w:rPr>
                <w:rStyle w:val="Hyperlink"/>
                <w:rFonts w:ascii="Times New Roman" w:hAnsi="Times New Roman" w:cs="Times New Roman"/>
                <w:noProof/>
                <w:rPrChange w:id="30"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31" w:author="feranmi timilehin" w:date="2026-03-28T17:48:00Z" w16du:dateUtc="2026-03-28T20:18:00Z">
                  <w:rPr>
                    <w:rStyle w:val="Hyperlink"/>
                    <w:noProof/>
                  </w:rPr>
                </w:rPrChange>
              </w:rPr>
              <w:t>understanding the distinct environments</w:t>
            </w:r>
            <w:r w:rsidRPr="00E80413">
              <w:rPr>
                <w:rFonts w:ascii="Times New Roman" w:hAnsi="Times New Roman" w:cs="Times New Roman"/>
                <w:noProof/>
                <w:webHidden/>
                <w:rPrChange w:id="32" w:author="feranmi timilehin" w:date="2026-03-28T17:48:00Z" w16du:dateUtc="2026-03-28T20:18:00Z">
                  <w:rPr>
                    <w:noProof/>
                    <w:webHidden/>
                  </w:rPr>
                </w:rPrChange>
              </w:rPr>
              <w:tab/>
            </w:r>
            <w:r w:rsidRPr="00E80413">
              <w:rPr>
                <w:rFonts w:ascii="Times New Roman" w:hAnsi="Times New Roman" w:cs="Times New Roman"/>
                <w:noProof/>
                <w:webHidden/>
                <w:rPrChange w:id="33"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34" w:author="feranmi timilehin" w:date="2026-03-28T17:48:00Z" w16du:dateUtc="2026-03-28T20:18:00Z">
                  <w:rPr>
                    <w:noProof/>
                    <w:webHidden/>
                  </w:rPr>
                </w:rPrChange>
              </w:rPr>
              <w:instrText xml:space="preserve"> PAGEREF _Toc225612508 \h </w:instrText>
            </w:r>
            <w:r w:rsidRPr="00E80413">
              <w:rPr>
                <w:rFonts w:ascii="Times New Roman" w:hAnsi="Times New Roman" w:cs="Times New Roman"/>
                <w:noProof/>
                <w:webHidden/>
                <w:rPrChange w:id="35" w:author="feranmi timilehin" w:date="2026-03-28T17:48:00Z" w16du:dateUtc="2026-03-28T20:18:00Z">
                  <w:rPr>
                    <w:noProof/>
                    <w:webHidden/>
                  </w:rPr>
                </w:rPrChange>
              </w:rPr>
            </w:r>
            <w:r w:rsidRPr="00E80413">
              <w:rPr>
                <w:rFonts w:ascii="Times New Roman" w:hAnsi="Times New Roman" w:cs="Times New Roman"/>
                <w:noProof/>
                <w:webHidden/>
                <w:rPrChange w:id="36" w:author="feranmi timilehin" w:date="2026-03-28T17:48:00Z" w16du:dateUtc="2026-03-28T20:18:00Z">
                  <w:rPr>
                    <w:noProof/>
                    <w:webHidden/>
                  </w:rPr>
                </w:rPrChange>
              </w:rPr>
              <w:fldChar w:fldCharType="separate"/>
            </w:r>
          </w:ins>
          <w:ins w:id="37" w:author="feranmi timilehin" w:date="2026-03-28T17:53:00Z" w16du:dateUtc="2026-03-28T20:23:00Z">
            <w:r w:rsidR="005614FC">
              <w:rPr>
                <w:rFonts w:ascii="Times New Roman" w:hAnsi="Times New Roman" w:cs="Times New Roman"/>
                <w:noProof/>
                <w:webHidden/>
              </w:rPr>
              <w:t>2</w:t>
            </w:r>
          </w:ins>
          <w:ins w:id="38" w:author="feranmi timilehin" w:date="2026-03-28T17:48:00Z" w16du:dateUtc="2026-03-28T20:18:00Z">
            <w:r w:rsidRPr="00E80413">
              <w:rPr>
                <w:rFonts w:ascii="Times New Roman" w:hAnsi="Times New Roman" w:cs="Times New Roman"/>
                <w:noProof/>
                <w:webHidden/>
                <w:rPrChange w:id="39"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40" w:author="feranmi timilehin" w:date="2026-03-28T17:48:00Z" w16du:dateUtc="2026-03-28T20:18:00Z">
                  <w:rPr>
                    <w:rStyle w:val="Hyperlink"/>
                    <w:noProof/>
                  </w:rPr>
                </w:rPrChange>
              </w:rPr>
              <w:fldChar w:fldCharType="end"/>
            </w:r>
          </w:ins>
        </w:p>
        <w:p w14:paraId="7F4C9112" w14:textId="655A470D" w:rsidR="00E80413" w:rsidRPr="00E80413" w:rsidRDefault="00E80413">
          <w:pPr>
            <w:pStyle w:val="TOC1"/>
            <w:tabs>
              <w:tab w:val="right" w:leader="dot" w:pos="9350"/>
            </w:tabs>
            <w:rPr>
              <w:ins w:id="41"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42" w:author="feranmi timilehin" w:date="2026-03-28T17:48:00Z" w16du:dateUtc="2026-03-28T20:18:00Z">
                <w:rPr>
                  <w:ins w:id="43" w:author="feranmi timilehin" w:date="2026-03-28T17:48:00Z" w16du:dateUtc="2026-03-28T20:18:00Z"/>
                  <w:rFonts w:eastAsiaTheme="minorEastAsia"/>
                  <w:b w:val="0"/>
                  <w:bCs w:val="0"/>
                  <w:caps w:val="0"/>
                  <w:noProof/>
                  <w:sz w:val="24"/>
                  <w:szCs w:val="24"/>
                  <w:u w:val="none"/>
                  <w:lang w:val="en-CA"/>
                </w:rPr>
              </w:rPrChange>
            </w:rPr>
          </w:pPr>
          <w:ins w:id="44" w:author="feranmi timilehin" w:date="2026-03-28T17:48:00Z" w16du:dateUtc="2026-03-28T20:18:00Z">
            <w:r w:rsidRPr="00E80413">
              <w:rPr>
                <w:rStyle w:val="Hyperlink"/>
                <w:rFonts w:ascii="Times New Roman" w:hAnsi="Times New Roman" w:cs="Times New Roman"/>
                <w:noProof/>
                <w:rPrChange w:id="45"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46"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47" w:author="feranmi timilehin" w:date="2026-03-28T17:48:00Z" w16du:dateUtc="2026-03-28T20:18:00Z">
                  <w:rPr>
                    <w:noProof/>
                  </w:rPr>
                </w:rPrChange>
              </w:rPr>
              <w:instrText>HYPERLINK \l "_Toc225612509"</w:instrText>
            </w:r>
            <w:r w:rsidRPr="00E80413">
              <w:rPr>
                <w:rStyle w:val="Hyperlink"/>
                <w:rFonts w:ascii="Times New Roman" w:hAnsi="Times New Roman" w:cs="Times New Roman"/>
                <w:noProof/>
                <w:rPrChange w:id="48"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49" w:author="feranmi timilehin" w:date="2026-03-28T17:48:00Z" w16du:dateUtc="2026-03-28T20:18:00Z">
                  <w:rPr>
                    <w:rStyle w:val="Hyperlink"/>
                    <w:noProof/>
                  </w:rPr>
                </w:rPrChange>
              </w:rPr>
            </w:r>
            <w:r w:rsidRPr="00E80413">
              <w:rPr>
                <w:rStyle w:val="Hyperlink"/>
                <w:rFonts w:ascii="Times New Roman" w:hAnsi="Times New Roman" w:cs="Times New Roman"/>
                <w:noProof/>
                <w:rPrChange w:id="50"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51" w:author="feranmi timilehin" w:date="2026-03-28T17:48:00Z" w16du:dateUtc="2026-03-28T20:18:00Z">
                  <w:rPr>
                    <w:rStyle w:val="Hyperlink"/>
                    <w:noProof/>
                  </w:rPr>
                </w:rPrChange>
              </w:rPr>
              <w:t>essential safety equipment</w:t>
            </w:r>
            <w:r w:rsidRPr="00E80413">
              <w:rPr>
                <w:rFonts w:ascii="Times New Roman" w:hAnsi="Times New Roman" w:cs="Times New Roman"/>
                <w:noProof/>
                <w:webHidden/>
                <w:rPrChange w:id="52" w:author="feranmi timilehin" w:date="2026-03-28T17:48:00Z" w16du:dateUtc="2026-03-28T20:18:00Z">
                  <w:rPr>
                    <w:noProof/>
                    <w:webHidden/>
                  </w:rPr>
                </w:rPrChange>
              </w:rPr>
              <w:tab/>
            </w:r>
            <w:r w:rsidRPr="00E80413">
              <w:rPr>
                <w:rFonts w:ascii="Times New Roman" w:hAnsi="Times New Roman" w:cs="Times New Roman"/>
                <w:noProof/>
                <w:webHidden/>
                <w:rPrChange w:id="53"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54" w:author="feranmi timilehin" w:date="2026-03-28T17:48:00Z" w16du:dateUtc="2026-03-28T20:18:00Z">
                  <w:rPr>
                    <w:noProof/>
                    <w:webHidden/>
                  </w:rPr>
                </w:rPrChange>
              </w:rPr>
              <w:instrText xml:space="preserve"> PAGEREF _Toc225612509 \h </w:instrText>
            </w:r>
            <w:r w:rsidRPr="00E80413">
              <w:rPr>
                <w:rFonts w:ascii="Times New Roman" w:hAnsi="Times New Roman" w:cs="Times New Roman"/>
                <w:noProof/>
                <w:webHidden/>
                <w:rPrChange w:id="55" w:author="feranmi timilehin" w:date="2026-03-28T17:48:00Z" w16du:dateUtc="2026-03-28T20:18:00Z">
                  <w:rPr>
                    <w:noProof/>
                    <w:webHidden/>
                  </w:rPr>
                </w:rPrChange>
              </w:rPr>
            </w:r>
            <w:r w:rsidRPr="00E80413">
              <w:rPr>
                <w:rFonts w:ascii="Times New Roman" w:hAnsi="Times New Roman" w:cs="Times New Roman"/>
                <w:noProof/>
                <w:webHidden/>
                <w:rPrChange w:id="56" w:author="feranmi timilehin" w:date="2026-03-28T17:48:00Z" w16du:dateUtc="2026-03-28T20:18:00Z">
                  <w:rPr>
                    <w:noProof/>
                    <w:webHidden/>
                  </w:rPr>
                </w:rPrChange>
              </w:rPr>
              <w:fldChar w:fldCharType="separate"/>
            </w:r>
          </w:ins>
          <w:ins w:id="57" w:author="feranmi timilehin" w:date="2026-03-28T17:53:00Z" w16du:dateUtc="2026-03-28T20:23:00Z">
            <w:r w:rsidR="005614FC">
              <w:rPr>
                <w:rFonts w:ascii="Times New Roman" w:hAnsi="Times New Roman" w:cs="Times New Roman"/>
                <w:noProof/>
                <w:webHidden/>
              </w:rPr>
              <w:t>2</w:t>
            </w:r>
          </w:ins>
          <w:ins w:id="58" w:author="feranmi timilehin" w:date="2026-03-28T17:48:00Z" w16du:dateUtc="2026-03-28T20:18:00Z">
            <w:r w:rsidRPr="00E80413">
              <w:rPr>
                <w:rFonts w:ascii="Times New Roman" w:hAnsi="Times New Roman" w:cs="Times New Roman"/>
                <w:noProof/>
                <w:webHidden/>
                <w:rPrChange w:id="59"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60" w:author="feranmi timilehin" w:date="2026-03-28T17:48:00Z" w16du:dateUtc="2026-03-28T20:18:00Z">
                  <w:rPr>
                    <w:rStyle w:val="Hyperlink"/>
                    <w:noProof/>
                  </w:rPr>
                </w:rPrChange>
              </w:rPr>
              <w:fldChar w:fldCharType="end"/>
            </w:r>
          </w:ins>
        </w:p>
        <w:p w14:paraId="37666151" w14:textId="56E32C4B" w:rsidR="00E80413" w:rsidRPr="00E80413" w:rsidRDefault="00E80413">
          <w:pPr>
            <w:pStyle w:val="TOC2"/>
            <w:tabs>
              <w:tab w:val="right" w:leader="dot" w:pos="9350"/>
            </w:tabs>
            <w:rPr>
              <w:ins w:id="61" w:author="feranmi timilehin" w:date="2026-03-28T17:48:00Z" w16du:dateUtc="2026-03-28T20:18:00Z"/>
              <w:rFonts w:ascii="Times New Roman" w:eastAsiaTheme="minorEastAsia" w:hAnsi="Times New Roman" w:cs="Times New Roman"/>
              <w:b w:val="0"/>
              <w:bCs w:val="0"/>
              <w:smallCaps w:val="0"/>
              <w:noProof/>
              <w:sz w:val="24"/>
              <w:szCs w:val="24"/>
              <w:lang w:val="en-CA"/>
              <w:rPrChange w:id="62" w:author="feranmi timilehin" w:date="2026-03-28T17:48:00Z" w16du:dateUtc="2026-03-28T20:18:00Z">
                <w:rPr>
                  <w:ins w:id="63" w:author="feranmi timilehin" w:date="2026-03-28T17:48:00Z" w16du:dateUtc="2026-03-28T20:18:00Z"/>
                  <w:rFonts w:eastAsiaTheme="minorEastAsia"/>
                  <w:b w:val="0"/>
                  <w:bCs w:val="0"/>
                  <w:smallCaps w:val="0"/>
                  <w:noProof/>
                  <w:sz w:val="24"/>
                  <w:szCs w:val="24"/>
                  <w:lang w:val="en-CA"/>
                </w:rPr>
              </w:rPrChange>
            </w:rPr>
          </w:pPr>
          <w:ins w:id="64" w:author="feranmi timilehin" w:date="2026-03-28T17:48:00Z" w16du:dateUtc="2026-03-28T20:18:00Z">
            <w:r w:rsidRPr="00E80413">
              <w:rPr>
                <w:rStyle w:val="Hyperlink"/>
                <w:rFonts w:ascii="Times New Roman" w:hAnsi="Times New Roman" w:cs="Times New Roman"/>
                <w:noProof/>
                <w:rPrChange w:id="65"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66"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67" w:author="feranmi timilehin" w:date="2026-03-28T17:48:00Z" w16du:dateUtc="2026-03-28T20:18:00Z">
                  <w:rPr>
                    <w:noProof/>
                  </w:rPr>
                </w:rPrChange>
              </w:rPr>
              <w:instrText>HYPERLINK \l "_Toc225612510"</w:instrText>
            </w:r>
            <w:r w:rsidRPr="00E80413">
              <w:rPr>
                <w:rStyle w:val="Hyperlink"/>
                <w:rFonts w:ascii="Times New Roman" w:hAnsi="Times New Roman" w:cs="Times New Roman"/>
                <w:noProof/>
                <w:rPrChange w:id="68"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69" w:author="feranmi timilehin" w:date="2026-03-28T17:48:00Z" w16du:dateUtc="2026-03-28T20:18:00Z">
                  <w:rPr>
                    <w:rStyle w:val="Hyperlink"/>
                    <w:noProof/>
                  </w:rPr>
                </w:rPrChange>
              </w:rPr>
            </w:r>
            <w:r w:rsidRPr="00E80413">
              <w:rPr>
                <w:rStyle w:val="Hyperlink"/>
                <w:rFonts w:ascii="Times New Roman" w:hAnsi="Times New Roman" w:cs="Times New Roman"/>
                <w:noProof/>
                <w:rPrChange w:id="70"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71" w:author="feranmi timilehin" w:date="2026-03-28T17:48:00Z" w16du:dateUtc="2026-03-28T20:18:00Z">
                  <w:rPr>
                    <w:rStyle w:val="Hyperlink"/>
                    <w:noProof/>
                  </w:rPr>
                </w:rPrChange>
              </w:rPr>
              <w:t>Helmet and Protective Gear</w:t>
            </w:r>
            <w:r w:rsidRPr="00E80413">
              <w:rPr>
                <w:rFonts w:ascii="Times New Roman" w:hAnsi="Times New Roman" w:cs="Times New Roman"/>
                <w:noProof/>
                <w:webHidden/>
                <w:rPrChange w:id="72" w:author="feranmi timilehin" w:date="2026-03-28T17:48:00Z" w16du:dateUtc="2026-03-28T20:18:00Z">
                  <w:rPr>
                    <w:noProof/>
                    <w:webHidden/>
                  </w:rPr>
                </w:rPrChange>
              </w:rPr>
              <w:tab/>
            </w:r>
            <w:r w:rsidRPr="00E80413">
              <w:rPr>
                <w:rFonts w:ascii="Times New Roman" w:hAnsi="Times New Roman" w:cs="Times New Roman"/>
                <w:noProof/>
                <w:webHidden/>
                <w:rPrChange w:id="73"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74" w:author="feranmi timilehin" w:date="2026-03-28T17:48:00Z" w16du:dateUtc="2026-03-28T20:18:00Z">
                  <w:rPr>
                    <w:noProof/>
                    <w:webHidden/>
                  </w:rPr>
                </w:rPrChange>
              </w:rPr>
              <w:instrText xml:space="preserve"> PAGEREF _Toc225612510 \h </w:instrText>
            </w:r>
            <w:r w:rsidRPr="00E80413">
              <w:rPr>
                <w:rFonts w:ascii="Times New Roman" w:hAnsi="Times New Roman" w:cs="Times New Roman"/>
                <w:noProof/>
                <w:webHidden/>
                <w:rPrChange w:id="75" w:author="feranmi timilehin" w:date="2026-03-28T17:48:00Z" w16du:dateUtc="2026-03-28T20:18:00Z">
                  <w:rPr>
                    <w:noProof/>
                    <w:webHidden/>
                  </w:rPr>
                </w:rPrChange>
              </w:rPr>
            </w:r>
            <w:r w:rsidRPr="00E80413">
              <w:rPr>
                <w:rFonts w:ascii="Times New Roman" w:hAnsi="Times New Roman" w:cs="Times New Roman"/>
                <w:noProof/>
                <w:webHidden/>
                <w:rPrChange w:id="76" w:author="feranmi timilehin" w:date="2026-03-28T17:48:00Z" w16du:dateUtc="2026-03-28T20:18:00Z">
                  <w:rPr>
                    <w:noProof/>
                    <w:webHidden/>
                  </w:rPr>
                </w:rPrChange>
              </w:rPr>
              <w:fldChar w:fldCharType="separate"/>
            </w:r>
          </w:ins>
          <w:ins w:id="77" w:author="feranmi timilehin" w:date="2026-03-28T17:53:00Z" w16du:dateUtc="2026-03-28T20:23:00Z">
            <w:r w:rsidR="005614FC">
              <w:rPr>
                <w:rFonts w:ascii="Times New Roman" w:hAnsi="Times New Roman" w:cs="Times New Roman"/>
                <w:noProof/>
                <w:webHidden/>
              </w:rPr>
              <w:t>2</w:t>
            </w:r>
          </w:ins>
          <w:ins w:id="78" w:author="feranmi timilehin" w:date="2026-03-28T17:48:00Z" w16du:dateUtc="2026-03-28T20:18:00Z">
            <w:r w:rsidRPr="00E80413">
              <w:rPr>
                <w:rFonts w:ascii="Times New Roman" w:hAnsi="Times New Roman" w:cs="Times New Roman"/>
                <w:noProof/>
                <w:webHidden/>
                <w:rPrChange w:id="79"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80" w:author="feranmi timilehin" w:date="2026-03-28T17:48:00Z" w16du:dateUtc="2026-03-28T20:18:00Z">
                  <w:rPr>
                    <w:rStyle w:val="Hyperlink"/>
                    <w:noProof/>
                  </w:rPr>
                </w:rPrChange>
              </w:rPr>
              <w:fldChar w:fldCharType="end"/>
            </w:r>
          </w:ins>
        </w:p>
        <w:p w14:paraId="6DB02AFA" w14:textId="48EED1DB" w:rsidR="00E80413" w:rsidRPr="00E80413" w:rsidRDefault="00E80413">
          <w:pPr>
            <w:pStyle w:val="TOC2"/>
            <w:tabs>
              <w:tab w:val="right" w:leader="dot" w:pos="9350"/>
            </w:tabs>
            <w:rPr>
              <w:ins w:id="81" w:author="feranmi timilehin" w:date="2026-03-28T17:48:00Z" w16du:dateUtc="2026-03-28T20:18:00Z"/>
              <w:rFonts w:ascii="Times New Roman" w:eastAsiaTheme="minorEastAsia" w:hAnsi="Times New Roman" w:cs="Times New Roman"/>
              <w:b w:val="0"/>
              <w:bCs w:val="0"/>
              <w:smallCaps w:val="0"/>
              <w:noProof/>
              <w:sz w:val="24"/>
              <w:szCs w:val="24"/>
              <w:lang w:val="en-CA"/>
              <w:rPrChange w:id="82" w:author="feranmi timilehin" w:date="2026-03-28T17:48:00Z" w16du:dateUtc="2026-03-28T20:18:00Z">
                <w:rPr>
                  <w:ins w:id="83" w:author="feranmi timilehin" w:date="2026-03-28T17:48:00Z" w16du:dateUtc="2026-03-28T20:18:00Z"/>
                  <w:rFonts w:eastAsiaTheme="minorEastAsia"/>
                  <w:b w:val="0"/>
                  <w:bCs w:val="0"/>
                  <w:smallCaps w:val="0"/>
                  <w:noProof/>
                  <w:sz w:val="24"/>
                  <w:szCs w:val="24"/>
                  <w:lang w:val="en-CA"/>
                </w:rPr>
              </w:rPrChange>
            </w:rPr>
          </w:pPr>
          <w:ins w:id="84" w:author="feranmi timilehin" w:date="2026-03-28T17:48:00Z" w16du:dateUtc="2026-03-28T20:18:00Z">
            <w:r w:rsidRPr="00E80413">
              <w:rPr>
                <w:rStyle w:val="Hyperlink"/>
                <w:rFonts w:ascii="Times New Roman" w:hAnsi="Times New Roman" w:cs="Times New Roman"/>
                <w:noProof/>
                <w:rPrChange w:id="85"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86"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87" w:author="feranmi timilehin" w:date="2026-03-28T17:48:00Z" w16du:dateUtc="2026-03-28T20:18:00Z">
                  <w:rPr>
                    <w:noProof/>
                  </w:rPr>
                </w:rPrChange>
              </w:rPr>
              <w:instrText>HYPERLINK \l "_Toc225612511"</w:instrText>
            </w:r>
            <w:r w:rsidRPr="00E80413">
              <w:rPr>
                <w:rStyle w:val="Hyperlink"/>
                <w:rFonts w:ascii="Times New Roman" w:hAnsi="Times New Roman" w:cs="Times New Roman"/>
                <w:noProof/>
                <w:rPrChange w:id="88"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89" w:author="feranmi timilehin" w:date="2026-03-28T17:48:00Z" w16du:dateUtc="2026-03-28T20:18:00Z">
                  <w:rPr>
                    <w:rStyle w:val="Hyperlink"/>
                    <w:noProof/>
                  </w:rPr>
                </w:rPrChange>
              </w:rPr>
            </w:r>
            <w:r w:rsidRPr="00E80413">
              <w:rPr>
                <w:rStyle w:val="Hyperlink"/>
                <w:rFonts w:ascii="Times New Roman" w:hAnsi="Times New Roman" w:cs="Times New Roman"/>
                <w:noProof/>
                <w:rPrChange w:id="90"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91" w:author="feranmi timilehin" w:date="2026-03-28T17:48:00Z" w16du:dateUtc="2026-03-28T20:18:00Z">
                  <w:rPr>
                    <w:rStyle w:val="Hyperlink"/>
                    <w:noProof/>
                  </w:rPr>
                </w:rPrChange>
              </w:rPr>
              <w:t>Clothing and Visibility</w:t>
            </w:r>
            <w:r w:rsidRPr="00E80413">
              <w:rPr>
                <w:rFonts w:ascii="Times New Roman" w:hAnsi="Times New Roman" w:cs="Times New Roman"/>
                <w:noProof/>
                <w:webHidden/>
                <w:rPrChange w:id="92" w:author="feranmi timilehin" w:date="2026-03-28T17:48:00Z" w16du:dateUtc="2026-03-28T20:18:00Z">
                  <w:rPr>
                    <w:noProof/>
                    <w:webHidden/>
                  </w:rPr>
                </w:rPrChange>
              </w:rPr>
              <w:tab/>
            </w:r>
            <w:r w:rsidRPr="00E80413">
              <w:rPr>
                <w:rFonts w:ascii="Times New Roman" w:hAnsi="Times New Roman" w:cs="Times New Roman"/>
                <w:noProof/>
                <w:webHidden/>
                <w:rPrChange w:id="93"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94" w:author="feranmi timilehin" w:date="2026-03-28T17:48:00Z" w16du:dateUtc="2026-03-28T20:18:00Z">
                  <w:rPr>
                    <w:noProof/>
                    <w:webHidden/>
                  </w:rPr>
                </w:rPrChange>
              </w:rPr>
              <w:instrText xml:space="preserve"> PAGEREF _Toc225612511 \h </w:instrText>
            </w:r>
            <w:r w:rsidRPr="00E80413">
              <w:rPr>
                <w:rFonts w:ascii="Times New Roman" w:hAnsi="Times New Roman" w:cs="Times New Roman"/>
                <w:noProof/>
                <w:webHidden/>
                <w:rPrChange w:id="95" w:author="feranmi timilehin" w:date="2026-03-28T17:48:00Z" w16du:dateUtc="2026-03-28T20:18:00Z">
                  <w:rPr>
                    <w:noProof/>
                    <w:webHidden/>
                  </w:rPr>
                </w:rPrChange>
              </w:rPr>
            </w:r>
            <w:r w:rsidRPr="00E80413">
              <w:rPr>
                <w:rFonts w:ascii="Times New Roman" w:hAnsi="Times New Roman" w:cs="Times New Roman"/>
                <w:noProof/>
                <w:webHidden/>
                <w:rPrChange w:id="96" w:author="feranmi timilehin" w:date="2026-03-28T17:48:00Z" w16du:dateUtc="2026-03-28T20:18:00Z">
                  <w:rPr>
                    <w:noProof/>
                    <w:webHidden/>
                  </w:rPr>
                </w:rPrChange>
              </w:rPr>
              <w:fldChar w:fldCharType="separate"/>
            </w:r>
          </w:ins>
          <w:ins w:id="97" w:author="feranmi timilehin" w:date="2026-03-28T17:53:00Z" w16du:dateUtc="2026-03-28T20:23:00Z">
            <w:r w:rsidR="005614FC">
              <w:rPr>
                <w:rFonts w:ascii="Times New Roman" w:hAnsi="Times New Roman" w:cs="Times New Roman"/>
                <w:noProof/>
                <w:webHidden/>
              </w:rPr>
              <w:t>2</w:t>
            </w:r>
          </w:ins>
          <w:ins w:id="98" w:author="feranmi timilehin" w:date="2026-03-28T17:48:00Z" w16du:dateUtc="2026-03-28T20:18:00Z">
            <w:r w:rsidRPr="00E80413">
              <w:rPr>
                <w:rFonts w:ascii="Times New Roman" w:hAnsi="Times New Roman" w:cs="Times New Roman"/>
                <w:noProof/>
                <w:webHidden/>
                <w:rPrChange w:id="99"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100" w:author="feranmi timilehin" w:date="2026-03-28T17:48:00Z" w16du:dateUtc="2026-03-28T20:18:00Z">
                  <w:rPr>
                    <w:rStyle w:val="Hyperlink"/>
                    <w:noProof/>
                  </w:rPr>
                </w:rPrChange>
              </w:rPr>
              <w:fldChar w:fldCharType="end"/>
            </w:r>
          </w:ins>
        </w:p>
        <w:p w14:paraId="1A6DAEC3" w14:textId="4493D659" w:rsidR="00E80413" w:rsidRPr="00E80413" w:rsidRDefault="00E80413">
          <w:pPr>
            <w:pStyle w:val="TOC2"/>
            <w:tabs>
              <w:tab w:val="right" w:leader="dot" w:pos="9350"/>
            </w:tabs>
            <w:rPr>
              <w:ins w:id="101" w:author="feranmi timilehin" w:date="2026-03-28T17:48:00Z" w16du:dateUtc="2026-03-28T20:18:00Z"/>
              <w:rFonts w:ascii="Times New Roman" w:eastAsiaTheme="minorEastAsia" w:hAnsi="Times New Roman" w:cs="Times New Roman"/>
              <w:b w:val="0"/>
              <w:bCs w:val="0"/>
              <w:smallCaps w:val="0"/>
              <w:noProof/>
              <w:sz w:val="24"/>
              <w:szCs w:val="24"/>
              <w:lang w:val="en-CA"/>
              <w:rPrChange w:id="102" w:author="feranmi timilehin" w:date="2026-03-28T17:48:00Z" w16du:dateUtc="2026-03-28T20:18:00Z">
                <w:rPr>
                  <w:ins w:id="103" w:author="feranmi timilehin" w:date="2026-03-28T17:48:00Z" w16du:dateUtc="2026-03-28T20:18:00Z"/>
                  <w:rFonts w:eastAsiaTheme="minorEastAsia"/>
                  <w:b w:val="0"/>
                  <w:bCs w:val="0"/>
                  <w:smallCaps w:val="0"/>
                  <w:noProof/>
                  <w:sz w:val="24"/>
                  <w:szCs w:val="24"/>
                  <w:lang w:val="en-CA"/>
                </w:rPr>
              </w:rPrChange>
            </w:rPr>
          </w:pPr>
          <w:ins w:id="104" w:author="feranmi timilehin" w:date="2026-03-28T17:48:00Z" w16du:dateUtc="2026-03-28T20:18:00Z">
            <w:r w:rsidRPr="00E80413">
              <w:rPr>
                <w:rStyle w:val="Hyperlink"/>
                <w:rFonts w:ascii="Times New Roman" w:hAnsi="Times New Roman" w:cs="Times New Roman"/>
                <w:noProof/>
                <w:rPrChange w:id="105"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106"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107" w:author="feranmi timilehin" w:date="2026-03-28T17:48:00Z" w16du:dateUtc="2026-03-28T20:18:00Z">
                  <w:rPr>
                    <w:noProof/>
                  </w:rPr>
                </w:rPrChange>
              </w:rPr>
              <w:instrText>HYPERLINK \l "_Toc225612512"</w:instrText>
            </w:r>
            <w:r w:rsidRPr="00E80413">
              <w:rPr>
                <w:rStyle w:val="Hyperlink"/>
                <w:rFonts w:ascii="Times New Roman" w:hAnsi="Times New Roman" w:cs="Times New Roman"/>
                <w:noProof/>
                <w:rPrChange w:id="108"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109" w:author="feranmi timilehin" w:date="2026-03-28T17:48:00Z" w16du:dateUtc="2026-03-28T20:18:00Z">
                  <w:rPr>
                    <w:rStyle w:val="Hyperlink"/>
                    <w:noProof/>
                  </w:rPr>
                </w:rPrChange>
              </w:rPr>
            </w:r>
            <w:r w:rsidRPr="00E80413">
              <w:rPr>
                <w:rStyle w:val="Hyperlink"/>
                <w:rFonts w:ascii="Times New Roman" w:hAnsi="Times New Roman" w:cs="Times New Roman"/>
                <w:noProof/>
                <w:rPrChange w:id="110"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111" w:author="feranmi timilehin" w:date="2026-03-28T17:48:00Z" w16du:dateUtc="2026-03-28T20:18:00Z">
                  <w:rPr>
                    <w:rStyle w:val="Hyperlink"/>
                    <w:noProof/>
                  </w:rPr>
                </w:rPrChange>
              </w:rPr>
              <w:t>Additional Protection for Mountain Biking</w:t>
            </w:r>
            <w:r w:rsidRPr="00E80413">
              <w:rPr>
                <w:rFonts w:ascii="Times New Roman" w:hAnsi="Times New Roman" w:cs="Times New Roman"/>
                <w:noProof/>
                <w:webHidden/>
                <w:rPrChange w:id="112" w:author="feranmi timilehin" w:date="2026-03-28T17:48:00Z" w16du:dateUtc="2026-03-28T20:18:00Z">
                  <w:rPr>
                    <w:noProof/>
                    <w:webHidden/>
                  </w:rPr>
                </w:rPrChange>
              </w:rPr>
              <w:tab/>
            </w:r>
            <w:r w:rsidRPr="00E80413">
              <w:rPr>
                <w:rFonts w:ascii="Times New Roman" w:hAnsi="Times New Roman" w:cs="Times New Roman"/>
                <w:noProof/>
                <w:webHidden/>
                <w:rPrChange w:id="113"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114" w:author="feranmi timilehin" w:date="2026-03-28T17:48:00Z" w16du:dateUtc="2026-03-28T20:18:00Z">
                  <w:rPr>
                    <w:noProof/>
                    <w:webHidden/>
                  </w:rPr>
                </w:rPrChange>
              </w:rPr>
              <w:instrText xml:space="preserve"> PAGEREF _Toc225612512 \h </w:instrText>
            </w:r>
            <w:r w:rsidRPr="00E80413">
              <w:rPr>
                <w:rFonts w:ascii="Times New Roman" w:hAnsi="Times New Roman" w:cs="Times New Roman"/>
                <w:noProof/>
                <w:webHidden/>
                <w:rPrChange w:id="115" w:author="feranmi timilehin" w:date="2026-03-28T17:48:00Z" w16du:dateUtc="2026-03-28T20:18:00Z">
                  <w:rPr>
                    <w:noProof/>
                    <w:webHidden/>
                  </w:rPr>
                </w:rPrChange>
              </w:rPr>
            </w:r>
            <w:r w:rsidRPr="00E80413">
              <w:rPr>
                <w:rFonts w:ascii="Times New Roman" w:hAnsi="Times New Roman" w:cs="Times New Roman"/>
                <w:noProof/>
                <w:webHidden/>
                <w:rPrChange w:id="116" w:author="feranmi timilehin" w:date="2026-03-28T17:48:00Z" w16du:dateUtc="2026-03-28T20:18:00Z">
                  <w:rPr>
                    <w:noProof/>
                    <w:webHidden/>
                  </w:rPr>
                </w:rPrChange>
              </w:rPr>
              <w:fldChar w:fldCharType="separate"/>
            </w:r>
          </w:ins>
          <w:ins w:id="117" w:author="feranmi timilehin" w:date="2026-03-28T17:53:00Z" w16du:dateUtc="2026-03-28T20:23:00Z">
            <w:r w:rsidR="005614FC">
              <w:rPr>
                <w:rFonts w:ascii="Times New Roman" w:hAnsi="Times New Roman" w:cs="Times New Roman"/>
                <w:noProof/>
                <w:webHidden/>
              </w:rPr>
              <w:t>2</w:t>
            </w:r>
          </w:ins>
          <w:ins w:id="118" w:author="feranmi timilehin" w:date="2026-03-28T17:48:00Z" w16du:dateUtc="2026-03-28T20:18:00Z">
            <w:r w:rsidRPr="00E80413">
              <w:rPr>
                <w:rFonts w:ascii="Times New Roman" w:hAnsi="Times New Roman" w:cs="Times New Roman"/>
                <w:noProof/>
                <w:webHidden/>
                <w:rPrChange w:id="119"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120" w:author="feranmi timilehin" w:date="2026-03-28T17:48:00Z" w16du:dateUtc="2026-03-28T20:18:00Z">
                  <w:rPr>
                    <w:rStyle w:val="Hyperlink"/>
                    <w:noProof/>
                  </w:rPr>
                </w:rPrChange>
              </w:rPr>
              <w:fldChar w:fldCharType="end"/>
            </w:r>
          </w:ins>
        </w:p>
        <w:p w14:paraId="7CD61E91" w14:textId="7DC21FE9" w:rsidR="00E80413" w:rsidRPr="00E80413" w:rsidRDefault="00E80413">
          <w:pPr>
            <w:pStyle w:val="TOC1"/>
            <w:tabs>
              <w:tab w:val="right" w:leader="dot" w:pos="9350"/>
            </w:tabs>
            <w:rPr>
              <w:ins w:id="121"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122" w:author="feranmi timilehin" w:date="2026-03-28T17:48:00Z" w16du:dateUtc="2026-03-28T20:18:00Z">
                <w:rPr>
                  <w:ins w:id="123" w:author="feranmi timilehin" w:date="2026-03-28T17:48:00Z" w16du:dateUtc="2026-03-28T20:18:00Z"/>
                  <w:rFonts w:eastAsiaTheme="minorEastAsia"/>
                  <w:b w:val="0"/>
                  <w:bCs w:val="0"/>
                  <w:caps w:val="0"/>
                  <w:noProof/>
                  <w:sz w:val="24"/>
                  <w:szCs w:val="24"/>
                  <w:u w:val="none"/>
                  <w:lang w:val="en-CA"/>
                </w:rPr>
              </w:rPrChange>
            </w:rPr>
          </w:pPr>
          <w:ins w:id="124" w:author="feranmi timilehin" w:date="2026-03-28T17:48:00Z" w16du:dateUtc="2026-03-28T20:18:00Z">
            <w:r w:rsidRPr="00E80413">
              <w:rPr>
                <w:rStyle w:val="Hyperlink"/>
                <w:rFonts w:ascii="Times New Roman" w:hAnsi="Times New Roman" w:cs="Times New Roman"/>
                <w:noProof/>
                <w:rPrChange w:id="125"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126"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127" w:author="feranmi timilehin" w:date="2026-03-28T17:48:00Z" w16du:dateUtc="2026-03-28T20:18:00Z">
                  <w:rPr>
                    <w:noProof/>
                  </w:rPr>
                </w:rPrChange>
              </w:rPr>
              <w:instrText>HYPERLINK \l "_Toc225612513"</w:instrText>
            </w:r>
            <w:r w:rsidRPr="00E80413">
              <w:rPr>
                <w:rStyle w:val="Hyperlink"/>
                <w:rFonts w:ascii="Times New Roman" w:hAnsi="Times New Roman" w:cs="Times New Roman"/>
                <w:noProof/>
                <w:rPrChange w:id="128"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129" w:author="feranmi timilehin" w:date="2026-03-28T17:48:00Z" w16du:dateUtc="2026-03-28T20:18:00Z">
                  <w:rPr>
                    <w:rStyle w:val="Hyperlink"/>
                    <w:noProof/>
                  </w:rPr>
                </w:rPrChange>
              </w:rPr>
            </w:r>
            <w:r w:rsidRPr="00E80413">
              <w:rPr>
                <w:rStyle w:val="Hyperlink"/>
                <w:rFonts w:ascii="Times New Roman" w:hAnsi="Times New Roman" w:cs="Times New Roman"/>
                <w:noProof/>
                <w:rPrChange w:id="130"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131" w:author="feranmi timilehin" w:date="2026-03-28T17:48:00Z" w16du:dateUtc="2026-03-28T20:18:00Z">
                  <w:rPr>
                    <w:rStyle w:val="Hyperlink"/>
                    <w:noProof/>
                  </w:rPr>
                </w:rPrChange>
              </w:rPr>
              <w:t>bike maintenance and mechanical safety</w:t>
            </w:r>
            <w:r w:rsidRPr="00E80413">
              <w:rPr>
                <w:rFonts w:ascii="Times New Roman" w:hAnsi="Times New Roman" w:cs="Times New Roman"/>
                <w:noProof/>
                <w:webHidden/>
                <w:rPrChange w:id="132" w:author="feranmi timilehin" w:date="2026-03-28T17:48:00Z" w16du:dateUtc="2026-03-28T20:18:00Z">
                  <w:rPr>
                    <w:noProof/>
                    <w:webHidden/>
                  </w:rPr>
                </w:rPrChange>
              </w:rPr>
              <w:tab/>
            </w:r>
            <w:r w:rsidRPr="00E80413">
              <w:rPr>
                <w:rFonts w:ascii="Times New Roman" w:hAnsi="Times New Roman" w:cs="Times New Roman"/>
                <w:noProof/>
                <w:webHidden/>
                <w:rPrChange w:id="133"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134" w:author="feranmi timilehin" w:date="2026-03-28T17:48:00Z" w16du:dateUtc="2026-03-28T20:18:00Z">
                  <w:rPr>
                    <w:noProof/>
                    <w:webHidden/>
                  </w:rPr>
                </w:rPrChange>
              </w:rPr>
              <w:instrText xml:space="preserve"> PAGEREF _Toc225612513 \h </w:instrText>
            </w:r>
            <w:r w:rsidRPr="00E80413">
              <w:rPr>
                <w:rFonts w:ascii="Times New Roman" w:hAnsi="Times New Roman" w:cs="Times New Roman"/>
                <w:noProof/>
                <w:webHidden/>
                <w:rPrChange w:id="135" w:author="feranmi timilehin" w:date="2026-03-28T17:48:00Z" w16du:dateUtc="2026-03-28T20:18:00Z">
                  <w:rPr>
                    <w:noProof/>
                    <w:webHidden/>
                  </w:rPr>
                </w:rPrChange>
              </w:rPr>
            </w:r>
            <w:r w:rsidRPr="00E80413">
              <w:rPr>
                <w:rFonts w:ascii="Times New Roman" w:hAnsi="Times New Roman" w:cs="Times New Roman"/>
                <w:noProof/>
                <w:webHidden/>
                <w:rPrChange w:id="136" w:author="feranmi timilehin" w:date="2026-03-28T17:48:00Z" w16du:dateUtc="2026-03-28T20:18:00Z">
                  <w:rPr>
                    <w:noProof/>
                    <w:webHidden/>
                  </w:rPr>
                </w:rPrChange>
              </w:rPr>
              <w:fldChar w:fldCharType="separate"/>
            </w:r>
          </w:ins>
          <w:ins w:id="137" w:author="feranmi timilehin" w:date="2026-03-28T17:53:00Z" w16du:dateUtc="2026-03-28T20:23:00Z">
            <w:r w:rsidR="005614FC">
              <w:rPr>
                <w:rFonts w:ascii="Times New Roman" w:hAnsi="Times New Roman" w:cs="Times New Roman"/>
                <w:noProof/>
                <w:webHidden/>
              </w:rPr>
              <w:t>3</w:t>
            </w:r>
          </w:ins>
          <w:ins w:id="138" w:author="feranmi timilehin" w:date="2026-03-28T17:48:00Z" w16du:dateUtc="2026-03-28T20:18:00Z">
            <w:r w:rsidRPr="00E80413">
              <w:rPr>
                <w:rFonts w:ascii="Times New Roman" w:hAnsi="Times New Roman" w:cs="Times New Roman"/>
                <w:noProof/>
                <w:webHidden/>
                <w:rPrChange w:id="139"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140" w:author="feranmi timilehin" w:date="2026-03-28T17:48:00Z" w16du:dateUtc="2026-03-28T20:18:00Z">
                  <w:rPr>
                    <w:rStyle w:val="Hyperlink"/>
                    <w:noProof/>
                  </w:rPr>
                </w:rPrChange>
              </w:rPr>
              <w:fldChar w:fldCharType="end"/>
            </w:r>
          </w:ins>
        </w:p>
        <w:p w14:paraId="3D5F9590" w14:textId="48C9A221" w:rsidR="00E80413" w:rsidRPr="00E80413" w:rsidRDefault="00E80413">
          <w:pPr>
            <w:pStyle w:val="TOC1"/>
            <w:tabs>
              <w:tab w:val="right" w:leader="dot" w:pos="9350"/>
            </w:tabs>
            <w:rPr>
              <w:ins w:id="141"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142" w:author="feranmi timilehin" w:date="2026-03-28T17:48:00Z" w16du:dateUtc="2026-03-28T20:18:00Z">
                <w:rPr>
                  <w:ins w:id="143" w:author="feranmi timilehin" w:date="2026-03-28T17:48:00Z" w16du:dateUtc="2026-03-28T20:18:00Z"/>
                  <w:rFonts w:eastAsiaTheme="minorEastAsia"/>
                  <w:b w:val="0"/>
                  <w:bCs w:val="0"/>
                  <w:caps w:val="0"/>
                  <w:noProof/>
                  <w:sz w:val="24"/>
                  <w:szCs w:val="24"/>
                  <w:u w:val="none"/>
                  <w:lang w:val="en-CA"/>
                </w:rPr>
              </w:rPrChange>
            </w:rPr>
          </w:pPr>
          <w:ins w:id="144" w:author="feranmi timilehin" w:date="2026-03-28T17:48:00Z" w16du:dateUtc="2026-03-28T20:18:00Z">
            <w:r w:rsidRPr="00E80413">
              <w:rPr>
                <w:rStyle w:val="Hyperlink"/>
                <w:rFonts w:ascii="Times New Roman" w:hAnsi="Times New Roman" w:cs="Times New Roman"/>
                <w:noProof/>
                <w:rPrChange w:id="145"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146"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147" w:author="feranmi timilehin" w:date="2026-03-28T17:48:00Z" w16du:dateUtc="2026-03-28T20:18:00Z">
                  <w:rPr>
                    <w:noProof/>
                  </w:rPr>
                </w:rPrChange>
              </w:rPr>
              <w:instrText>HYPERLINK \l "_Toc225612514"</w:instrText>
            </w:r>
            <w:r w:rsidRPr="00E80413">
              <w:rPr>
                <w:rStyle w:val="Hyperlink"/>
                <w:rFonts w:ascii="Times New Roman" w:hAnsi="Times New Roman" w:cs="Times New Roman"/>
                <w:noProof/>
                <w:rPrChange w:id="148"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149" w:author="feranmi timilehin" w:date="2026-03-28T17:48:00Z" w16du:dateUtc="2026-03-28T20:18:00Z">
                  <w:rPr>
                    <w:rStyle w:val="Hyperlink"/>
                    <w:noProof/>
                  </w:rPr>
                </w:rPrChange>
              </w:rPr>
            </w:r>
            <w:r w:rsidRPr="00E80413">
              <w:rPr>
                <w:rStyle w:val="Hyperlink"/>
                <w:rFonts w:ascii="Times New Roman" w:hAnsi="Times New Roman" w:cs="Times New Roman"/>
                <w:noProof/>
                <w:rPrChange w:id="150"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151" w:author="feranmi timilehin" w:date="2026-03-28T17:48:00Z" w16du:dateUtc="2026-03-28T20:18:00Z">
                  <w:rPr>
                    <w:rStyle w:val="Hyperlink"/>
                    <w:noProof/>
                  </w:rPr>
                </w:rPrChange>
              </w:rPr>
              <w:t>environmental awareness and hazard recognition</w:t>
            </w:r>
            <w:r w:rsidRPr="00E80413">
              <w:rPr>
                <w:rFonts w:ascii="Times New Roman" w:hAnsi="Times New Roman" w:cs="Times New Roman"/>
                <w:noProof/>
                <w:webHidden/>
                <w:rPrChange w:id="152" w:author="feranmi timilehin" w:date="2026-03-28T17:48:00Z" w16du:dateUtc="2026-03-28T20:18:00Z">
                  <w:rPr>
                    <w:noProof/>
                    <w:webHidden/>
                  </w:rPr>
                </w:rPrChange>
              </w:rPr>
              <w:tab/>
            </w:r>
            <w:r w:rsidRPr="00E80413">
              <w:rPr>
                <w:rFonts w:ascii="Times New Roman" w:hAnsi="Times New Roman" w:cs="Times New Roman"/>
                <w:noProof/>
                <w:webHidden/>
                <w:rPrChange w:id="153"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154" w:author="feranmi timilehin" w:date="2026-03-28T17:48:00Z" w16du:dateUtc="2026-03-28T20:18:00Z">
                  <w:rPr>
                    <w:noProof/>
                    <w:webHidden/>
                  </w:rPr>
                </w:rPrChange>
              </w:rPr>
              <w:instrText xml:space="preserve"> PAGEREF _Toc225612514 \h </w:instrText>
            </w:r>
            <w:r w:rsidRPr="00E80413">
              <w:rPr>
                <w:rFonts w:ascii="Times New Roman" w:hAnsi="Times New Roman" w:cs="Times New Roman"/>
                <w:noProof/>
                <w:webHidden/>
                <w:rPrChange w:id="155" w:author="feranmi timilehin" w:date="2026-03-28T17:48:00Z" w16du:dateUtc="2026-03-28T20:18:00Z">
                  <w:rPr>
                    <w:noProof/>
                    <w:webHidden/>
                  </w:rPr>
                </w:rPrChange>
              </w:rPr>
            </w:r>
            <w:r w:rsidRPr="00E80413">
              <w:rPr>
                <w:rFonts w:ascii="Times New Roman" w:hAnsi="Times New Roman" w:cs="Times New Roman"/>
                <w:noProof/>
                <w:webHidden/>
                <w:rPrChange w:id="156" w:author="feranmi timilehin" w:date="2026-03-28T17:48:00Z" w16du:dateUtc="2026-03-28T20:18:00Z">
                  <w:rPr>
                    <w:noProof/>
                    <w:webHidden/>
                  </w:rPr>
                </w:rPrChange>
              </w:rPr>
              <w:fldChar w:fldCharType="separate"/>
            </w:r>
          </w:ins>
          <w:ins w:id="157" w:author="feranmi timilehin" w:date="2026-03-28T17:53:00Z" w16du:dateUtc="2026-03-28T20:23:00Z">
            <w:r w:rsidR="005614FC">
              <w:rPr>
                <w:rFonts w:ascii="Times New Roman" w:hAnsi="Times New Roman" w:cs="Times New Roman"/>
                <w:noProof/>
                <w:webHidden/>
              </w:rPr>
              <w:t>3</w:t>
            </w:r>
          </w:ins>
          <w:ins w:id="158" w:author="feranmi timilehin" w:date="2026-03-28T17:48:00Z" w16du:dateUtc="2026-03-28T20:18:00Z">
            <w:r w:rsidRPr="00E80413">
              <w:rPr>
                <w:rFonts w:ascii="Times New Roman" w:hAnsi="Times New Roman" w:cs="Times New Roman"/>
                <w:noProof/>
                <w:webHidden/>
                <w:rPrChange w:id="159"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160" w:author="feranmi timilehin" w:date="2026-03-28T17:48:00Z" w16du:dateUtc="2026-03-28T20:18:00Z">
                  <w:rPr>
                    <w:rStyle w:val="Hyperlink"/>
                    <w:noProof/>
                  </w:rPr>
                </w:rPrChange>
              </w:rPr>
              <w:fldChar w:fldCharType="end"/>
            </w:r>
          </w:ins>
        </w:p>
        <w:p w14:paraId="16F99CF1" w14:textId="75ACA7D0" w:rsidR="00E80413" w:rsidRPr="00E80413" w:rsidRDefault="00E80413">
          <w:pPr>
            <w:pStyle w:val="TOC1"/>
            <w:tabs>
              <w:tab w:val="right" w:leader="dot" w:pos="9350"/>
            </w:tabs>
            <w:rPr>
              <w:ins w:id="161"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162" w:author="feranmi timilehin" w:date="2026-03-28T17:48:00Z" w16du:dateUtc="2026-03-28T20:18:00Z">
                <w:rPr>
                  <w:ins w:id="163" w:author="feranmi timilehin" w:date="2026-03-28T17:48:00Z" w16du:dateUtc="2026-03-28T20:18:00Z"/>
                  <w:rFonts w:eastAsiaTheme="minorEastAsia"/>
                  <w:b w:val="0"/>
                  <w:bCs w:val="0"/>
                  <w:caps w:val="0"/>
                  <w:noProof/>
                  <w:sz w:val="24"/>
                  <w:szCs w:val="24"/>
                  <w:u w:val="none"/>
                  <w:lang w:val="en-CA"/>
                </w:rPr>
              </w:rPrChange>
            </w:rPr>
          </w:pPr>
          <w:ins w:id="164" w:author="feranmi timilehin" w:date="2026-03-28T17:48:00Z" w16du:dateUtc="2026-03-28T20:18:00Z">
            <w:r w:rsidRPr="00E80413">
              <w:rPr>
                <w:rStyle w:val="Hyperlink"/>
                <w:rFonts w:ascii="Times New Roman" w:hAnsi="Times New Roman" w:cs="Times New Roman"/>
                <w:noProof/>
                <w:rPrChange w:id="165"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166"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167" w:author="feranmi timilehin" w:date="2026-03-28T17:48:00Z" w16du:dateUtc="2026-03-28T20:18:00Z">
                  <w:rPr>
                    <w:noProof/>
                  </w:rPr>
                </w:rPrChange>
              </w:rPr>
              <w:instrText>HYPERLINK \l "_Toc225612515"</w:instrText>
            </w:r>
            <w:r w:rsidRPr="00E80413">
              <w:rPr>
                <w:rStyle w:val="Hyperlink"/>
                <w:rFonts w:ascii="Times New Roman" w:hAnsi="Times New Roman" w:cs="Times New Roman"/>
                <w:noProof/>
                <w:rPrChange w:id="168"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169" w:author="feranmi timilehin" w:date="2026-03-28T17:48:00Z" w16du:dateUtc="2026-03-28T20:18:00Z">
                  <w:rPr>
                    <w:rStyle w:val="Hyperlink"/>
                    <w:noProof/>
                  </w:rPr>
                </w:rPrChange>
              </w:rPr>
            </w:r>
            <w:r w:rsidRPr="00E80413">
              <w:rPr>
                <w:rStyle w:val="Hyperlink"/>
                <w:rFonts w:ascii="Times New Roman" w:hAnsi="Times New Roman" w:cs="Times New Roman"/>
                <w:noProof/>
                <w:rPrChange w:id="170"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171" w:author="feranmi timilehin" w:date="2026-03-28T17:48:00Z" w16du:dateUtc="2026-03-28T20:18:00Z">
                  <w:rPr>
                    <w:rStyle w:val="Hyperlink"/>
                    <w:noProof/>
                  </w:rPr>
                </w:rPrChange>
              </w:rPr>
              <w:t>rider behaviour and decision</w:t>
            </w:r>
            <w:r w:rsidRPr="00E80413">
              <w:rPr>
                <w:rStyle w:val="Hyperlink"/>
                <w:rFonts w:ascii="Times New Roman" w:hAnsi="Times New Roman" w:cs="Times New Roman"/>
                <w:noProof/>
                <w:rPrChange w:id="172" w:author="feranmi timilehin" w:date="2026-03-28T17:48:00Z" w16du:dateUtc="2026-03-28T20:18:00Z">
                  <w:rPr>
                    <w:rStyle w:val="Hyperlink"/>
                    <w:noProof/>
                  </w:rPr>
                </w:rPrChange>
              </w:rPr>
              <w:noBreakHyphen/>
              <w:t>making</w:t>
            </w:r>
            <w:r w:rsidRPr="00E80413">
              <w:rPr>
                <w:rFonts w:ascii="Times New Roman" w:hAnsi="Times New Roman" w:cs="Times New Roman"/>
                <w:noProof/>
                <w:webHidden/>
                <w:rPrChange w:id="173" w:author="feranmi timilehin" w:date="2026-03-28T17:48:00Z" w16du:dateUtc="2026-03-28T20:18:00Z">
                  <w:rPr>
                    <w:noProof/>
                    <w:webHidden/>
                  </w:rPr>
                </w:rPrChange>
              </w:rPr>
              <w:tab/>
            </w:r>
            <w:r w:rsidRPr="00E80413">
              <w:rPr>
                <w:rFonts w:ascii="Times New Roman" w:hAnsi="Times New Roman" w:cs="Times New Roman"/>
                <w:noProof/>
                <w:webHidden/>
                <w:rPrChange w:id="174"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175" w:author="feranmi timilehin" w:date="2026-03-28T17:48:00Z" w16du:dateUtc="2026-03-28T20:18:00Z">
                  <w:rPr>
                    <w:noProof/>
                    <w:webHidden/>
                  </w:rPr>
                </w:rPrChange>
              </w:rPr>
              <w:instrText xml:space="preserve"> PAGEREF _Toc225612515 \h </w:instrText>
            </w:r>
            <w:r w:rsidRPr="00E80413">
              <w:rPr>
                <w:rFonts w:ascii="Times New Roman" w:hAnsi="Times New Roman" w:cs="Times New Roman"/>
                <w:noProof/>
                <w:webHidden/>
                <w:rPrChange w:id="176" w:author="feranmi timilehin" w:date="2026-03-28T17:48:00Z" w16du:dateUtc="2026-03-28T20:18:00Z">
                  <w:rPr>
                    <w:noProof/>
                    <w:webHidden/>
                  </w:rPr>
                </w:rPrChange>
              </w:rPr>
            </w:r>
            <w:r w:rsidRPr="00E80413">
              <w:rPr>
                <w:rFonts w:ascii="Times New Roman" w:hAnsi="Times New Roman" w:cs="Times New Roman"/>
                <w:noProof/>
                <w:webHidden/>
                <w:rPrChange w:id="177" w:author="feranmi timilehin" w:date="2026-03-28T17:48:00Z" w16du:dateUtc="2026-03-28T20:18:00Z">
                  <w:rPr>
                    <w:noProof/>
                    <w:webHidden/>
                  </w:rPr>
                </w:rPrChange>
              </w:rPr>
              <w:fldChar w:fldCharType="separate"/>
            </w:r>
          </w:ins>
          <w:ins w:id="178" w:author="feranmi timilehin" w:date="2026-03-28T17:53:00Z" w16du:dateUtc="2026-03-28T20:23:00Z">
            <w:r w:rsidR="005614FC">
              <w:rPr>
                <w:rFonts w:ascii="Times New Roman" w:hAnsi="Times New Roman" w:cs="Times New Roman"/>
                <w:noProof/>
                <w:webHidden/>
              </w:rPr>
              <w:t>3</w:t>
            </w:r>
          </w:ins>
          <w:ins w:id="179" w:author="feranmi timilehin" w:date="2026-03-28T17:48:00Z" w16du:dateUtc="2026-03-28T20:18:00Z">
            <w:r w:rsidRPr="00E80413">
              <w:rPr>
                <w:rFonts w:ascii="Times New Roman" w:hAnsi="Times New Roman" w:cs="Times New Roman"/>
                <w:noProof/>
                <w:webHidden/>
                <w:rPrChange w:id="180"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181" w:author="feranmi timilehin" w:date="2026-03-28T17:48:00Z" w16du:dateUtc="2026-03-28T20:18:00Z">
                  <w:rPr>
                    <w:rStyle w:val="Hyperlink"/>
                    <w:noProof/>
                  </w:rPr>
                </w:rPrChange>
              </w:rPr>
              <w:fldChar w:fldCharType="end"/>
            </w:r>
          </w:ins>
        </w:p>
        <w:p w14:paraId="0106850C" w14:textId="7E01A87B" w:rsidR="00E80413" w:rsidRPr="00E80413" w:rsidRDefault="00E80413">
          <w:pPr>
            <w:pStyle w:val="TOC1"/>
            <w:tabs>
              <w:tab w:val="right" w:leader="dot" w:pos="9350"/>
            </w:tabs>
            <w:rPr>
              <w:ins w:id="182"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183" w:author="feranmi timilehin" w:date="2026-03-28T17:48:00Z" w16du:dateUtc="2026-03-28T20:18:00Z">
                <w:rPr>
                  <w:ins w:id="184" w:author="feranmi timilehin" w:date="2026-03-28T17:48:00Z" w16du:dateUtc="2026-03-28T20:18:00Z"/>
                  <w:rFonts w:eastAsiaTheme="minorEastAsia"/>
                  <w:b w:val="0"/>
                  <w:bCs w:val="0"/>
                  <w:caps w:val="0"/>
                  <w:noProof/>
                  <w:sz w:val="24"/>
                  <w:szCs w:val="24"/>
                  <w:u w:val="none"/>
                  <w:lang w:val="en-CA"/>
                </w:rPr>
              </w:rPrChange>
            </w:rPr>
          </w:pPr>
          <w:ins w:id="185" w:author="feranmi timilehin" w:date="2026-03-28T17:48:00Z" w16du:dateUtc="2026-03-28T20:18:00Z">
            <w:r w:rsidRPr="00E80413">
              <w:rPr>
                <w:rStyle w:val="Hyperlink"/>
                <w:rFonts w:ascii="Times New Roman" w:hAnsi="Times New Roman" w:cs="Times New Roman"/>
                <w:noProof/>
                <w:rPrChange w:id="186"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187"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188" w:author="feranmi timilehin" w:date="2026-03-28T17:48:00Z" w16du:dateUtc="2026-03-28T20:18:00Z">
                  <w:rPr>
                    <w:noProof/>
                  </w:rPr>
                </w:rPrChange>
              </w:rPr>
              <w:instrText>HYPERLINK \l "_Toc225612516"</w:instrText>
            </w:r>
            <w:r w:rsidRPr="00E80413">
              <w:rPr>
                <w:rStyle w:val="Hyperlink"/>
                <w:rFonts w:ascii="Times New Roman" w:hAnsi="Times New Roman" w:cs="Times New Roman"/>
                <w:noProof/>
                <w:rPrChange w:id="189"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190" w:author="feranmi timilehin" w:date="2026-03-28T17:48:00Z" w16du:dateUtc="2026-03-28T20:18:00Z">
                  <w:rPr>
                    <w:rStyle w:val="Hyperlink"/>
                    <w:noProof/>
                  </w:rPr>
                </w:rPrChange>
              </w:rPr>
            </w:r>
            <w:r w:rsidRPr="00E80413">
              <w:rPr>
                <w:rStyle w:val="Hyperlink"/>
                <w:rFonts w:ascii="Times New Roman" w:hAnsi="Times New Roman" w:cs="Times New Roman"/>
                <w:noProof/>
                <w:rPrChange w:id="191"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192" w:author="feranmi timilehin" w:date="2026-03-28T17:48:00Z" w16du:dateUtc="2026-03-28T20:18:00Z">
                  <w:rPr>
                    <w:rStyle w:val="Hyperlink"/>
                    <w:noProof/>
                  </w:rPr>
                </w:rPrChange>
              </w:rPr>
              <w:t>training, skills development, and physical preparedness</w:t>
            </w:r>
            <w:r w:rsidRPr="00E80413">
              <w:rPr>
                <w:rFonts w:ascii="Times New Roman" w:hAnsi="Times New Roman" w:cs="Times New Roman"/>
                <w:noProof/>
                <w:webHidden/>
                <w:rPrChange w:id="193" w:author="feranmi timilehin" w:date="2026-03-28T17:48:00Z" w16du:dateUtc="2026-03-28T20:18:00Z">
                  <w:rPr>
                    <w:noProof/>
                    <w:webHidden/>
                  </w:rPr>
                </w:rPrChange>
              </w:rPr>
              <w:tab/>
            </w:r>
            <w:r w:rsidRPr="00E80413">
              <w:rPr>
                <w:rFonts w:ascii="Times New Roman" w:hAnsi="Times New Roman" w:cs="Times New Roman"/>
                <w:noProof/>
                <w:webHidden/>
                <w:rPrChange w:id="194"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195" w:author="feranmi timilehin" w:date="2026-03-28T17:48:00Z" w16du:dateUtc="2026-03-28T20:18:00Z">
                  <w:rPr>
                    <w:noProof/>
                    <w:webHidden/>
                  </w:rPr>
                </w:rPrChange>
              </w:rPr>
              <w:instrText xml:space="preserve"> PAGEREF _Toc225612516 \h </w:instrText>
            </w:r>
            <w:r w:rsidRPr="00E80413">
              <w:rPr>
                <w:rFonts w:ascii="Times New Roman" w:hAnsi="Times New Roman" w:cs="Times New Roman"/>
                <w:noProof/>
                <w:webHidden/>
                <w:rPrChange w:id="196" w:author="feranmi timilehin" w:date="2026-03-28T17:48:00Z" w16du:dateUtc="2026-03-28T20:18:00Z">
                  <w:rPr>
                    <w:noProof/>
                    <w:webHidden/>
                  </w:rPr>
                </w:rPrChange>
              </w:rPr>
            </w:r>
            <w:r w:rsidRPr="00E80413">
              <w:rPr>
                <w:rFonts w:ascii="Times New Roman" w:hAnsi="Times New Roman" w:cs="Times New Roman"/>
                <w:noProof/>
                <w:webHidden/>
                <w:rPrChange w:id="197" w:author="feranmi timilehin" w:date="2026-03-28T17:48:00Z" w16du:dateUtc="2026-03-28T20:18:00Z">
                  <w:rPr>
                    <w:noProof/>
                    <w:webHidden/>
                  </w:rPr>
                </w:rPrChange>
              </w:rPr>
              <w:fldChar w:fldCharType="separate"/>
            </w:r>
          </w:ins>
          <w:ins w:id="198" w:author="feranmi timilehin" w:date="2026-03-28T17:53:00Z" w16du:dateUtc="2026-03-28T20:23:00Z">
            <w:r w:rsidR="005614FC">
              <w:rPr>
                <w:rFonts w:ascii="Times New Roman" w:hAnsi="Times New Roman" w:cs="Times New Roman"/>
                <w:noProof/>
                <w:webHidden/>
              </w:rPr>
              <w:t>3</w:t>
            </w:r>
          </w:ins>
          <w:ins w:id="199" w:author="feranmi timilehin" w:date="2026-03-28T17:48:00Z" w16du:dateUtc="2026-03-28T20:18:00Z">
            <w:r w:rsidRPr="00E80413">
              <w:rPr>
                <w:rFonts w:ascii="Times New Roman" w:hAnsi="Times New Roman" w:cs="Times New Roman"/>
                <w:noProof/>
                <w:webHidden/>
                <w:rPrChange w:id="200"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201" w:author="feranmi timilehin" w:date="2026-03-28T17:48:00Z" w16du:dateUtc="2026-03-28T20:18:00Z">
                  <w:rPr>
                    <w:rStyle w:val="Hyperlink"/>
                    <w:noProof/>
                  </w:rPr>
                </w:rPrChange>
              </w:rPr>
              <w:fldChar w:fldCharType="end"/>
            </w:r>
          </w:ins>
        </w:p>
        <w:p w14:paraId="722AD960" w14:textId="1F1D8168" w:rsidR="00E80413" w:rsidRPr="00E80413" w:rsidRDefault="00E80413">
          <w:pPr>
            <w:pStyle w:val="TOC2"/>
            <w:tabs>
              <w:tab w:val="right" w:leader="dot" w:pos="9350"/>
            </w:tabs>
            <w:rPr>
              <w:ins w:id="202" w:author="feranmi timilehin" w:date="2026-03-28T17:48:00Z" w16du:dateUtc="2026-03-28T20:18:00Z"/>
              <w:rFonts w:ascii="Times New Roman" w:eastAsiaTheme="minorEastAsia" w:hAnsi="Times New Roman" w:cs="Times New Roman"/>
              <w:b w:val="0"/>
              <w:bCs w:val="0"/>
              <w:smallCaps w:val="0"/>
              <w:noProof/>
              <w:sz w:val="24"/>
              <w:szCs w:val="24"/>
              <w:lang w:val="en-CA"/>
              <w:rPrChange w:id="203" w:author="feranmi timilehin" w:date="2026-03-28T17:48:00Z" w16du:dateUtc="2026-03-28T20:18:00Z">
                <w:rPr>
                  <w:ins w:id="204" w:author="feranmi timilehin" w:date="2026-03-28T17:48:00Z" w16du:dateUtc="2026-03-28T20:18:00Z"/>
                  <w:rFonts w:eastAsiaTheme="minorEastAsia"/>
                  <w:b w:val="0"/>
                  <w:bCs w:val="0"/>
                  <w:smallCaps w:val="0"/>
                  <w:noProof/>
                  <w:sz w:val="24"/>
                  <w:szCs w:val="24"/>
                  <w:lang w:val="en-CA"/>
                </w:rPr>
              </w:rPrChange>
            </w:rPr>
          </w:pPr>
          <w:ins w:id="205" w:author="feranmi timilehin" w:date="2026-03-28T17:48:00Z" w16du:dateUtc="2026-03-28T20:18:00Z">
            <w:r w:rsidRPr="00E80413">
              <w:rPr>
                <w:rStyle w:val="Hyperlink"/>
                <w:rFonts w:ascii="Times New Roman" w:hAnsi="Times New Roman" w:cs="Times New Roman"/>
                <w:noProof/>
                <w:rPrChange w:id="206"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207"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208" w:author="feranmi timilehin" w:date="2026-03-28T17:48:00Z" w16du:dateUtc="2026-03-28T20:18:00Z">
                  <w:rPr>
                    <w:noProof/>
                  </w:rPr>
                </w:rPrChange>
              </w:rPr>
              <w:instrText>HYPERLINK \l "_Toc225612517"</w:instrText>
            </w:r>
            <w:r w:rsidRPr="00E80413">
              <w:rPr>
                <w:rStyle w:val="Hyperlink"/>
                <w:rFonts w:ascii="Times New Roman" w:hAnsi="Times New Roman" w:cs="Times New Roman"/>
                <w:noProof/>
                <w:rPrChange w:id="209"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210" w:author="feranmi timilehin" w:date="2026-03-28T17:48:00Z" w16du:dateUtc="2026-03-28T20:18:00Z">
                  <w:rPr>
                    <w:rStyle w:val="Hyperlink"/>
                    <w:noProof/>
                  </w:rPr>
                </w:rPrChange>
              </w:rPr>
            </w:r>
            <w:r w:rsidRPr="00E80413">
              <w:rPr>
                <w:rStyle w:val="Hyperlink"/>
                <w:rFonts w:ascii="Times New Roman" w:hAnsi="Times New Roman" w:cs="Times New Roman"/>
                <w:noProof/>
                <w:rPrChange w:id="211"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212" w:author="feranmi timilehin" w:date="2026-03-28T17:48:00Z" w16du:dateUtc="2026-03-28T20:18:00Z">
                  <w:rPr>
                    <w:rStyle w:val="Hyperlink"/>
                    <w:noProof/>
                  </w:rPr>
                </w:rPrChange>
              </w:rPr>
              <w:t>Developing Core Cycling Skills</w:t>
            </w:r>
            <w:r w:rsidRPr="00E80413">
              <w:rPr>
                <w:rFonts w:ascii="Times New Roman" w:hAnsi="Times New Roman" w:cs="Times New Roman"/>
                <w:noProof/>
                <w:webHidden/>
                <w:rPrChange w:id="213" w:author="feranmi timilehin" w:date="2026-03-28T17:48:00Z" w16du:dateUtc="2026-03-28T20:18:00Z">
                  <w:rPr>
                    <w:noProof/>
                    <w:webHidden/>
                  </w:rPr>
                </w:rPrChange>
              </w:rPr>
              <w:tab/>
            </w:r>
            <w:r w:rsidRPr="00E80413">
              <w:rPr>
                <w:rFonts w:ascii="Times New Roman" w:hAnsi="Times New Roman" w:cs="Times New Roman"/>
                <w:noProof/>
                <w:webHidden/>
                <w:rPrChange w:id="214"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215" w:author="feranmi timilehin" w:date="2026-03-28T17:48:00Z" w16du:dateUtc="2026-03-28T20:18:00Z">
                  <w:rPr>
                    <w:noProof/>
                    <w:webHidden/>
                  </w:rPr>
                </w:rPrChange>
              </w:rPr>
              <w:instrText xml:space="preserve"> PAGEREF _Toc225612517 \h </w:instrText>
            </w:r>
            <w:r w:rsidRPr="00E80413">
              <w:rPr>
                <w:rFonts w:ascii="Times New Roman" w:hAnsi="Times New Roman" w:cs="Times New Roman"/>
                <w:noProof/>
                <w:webHidden/>
                <w:rPrChange w:id="216" w:author="feranmi timilehin" w:date="2026-03-28T17:48:00Z" w16du:dateUtc="2026-03-28T20:18:00Z">
                  <w:rPr>
                    <w:noProof/>
                    <w:webHidden/>
                  </w:rPr>
                </w:rPrChange>
              </w:rPr>
            </w:r>
            <w:r w:rsidRPr="00E80413">
              <w:rPr>
                <w:rFonts w:ascii="Times New Roman" w:hAnsi="Times New Roman" w:cs="Times New Roman"/>
                <w:noProof/>
                <w:webHidden/>
                <w:rPrChange w:id="217" w:author="feranmi timilehin" w:date="2026-03-28T17:48:00Z" w16du:dateUtc="2026-03-28T20:18:00Z">
                  <w:rPr>
                    <w:noProof/>
                    <w:webHidden/>
                  </w:rPr>
                </w:rPrChange>
              </w:rPr>
              <w:fldChar w:fldCharType="separate"/>
            </w:r>
          </w:ins>
          <w:ins w:id="218" w:author="feranmi timilehin" w:date="2026-03-28T17:53:00Z" w16du:dateUtc="2026-03-28T20:23:00Z">
            <w:r w:rsidR="005614FC">
              <w:rPr>
                <w:rFonts w:ascii="Times New Roman" w:hAnsi="Times New Roman" w:cs="Times New Roman"/>
                <w:noProof/>
                <w:webHidden/>
              </w:rPr>
              <w:t>3</w:t>
            </w:r>
          </w:ins>
          <w:ins w:id="219" w:author="feranmi timilehin" w:date="2026-03-28T17:48:00Z" w16du:dateUtc="2026-03-28T20:18:00Z">
            <w:r w:rsidRPr="00E80413">
              <w:rPr>
                <w:rFonts w:ascii="Times New Roman" w:hAnsi="Times New Roman" w:cs="Times New Roman"/>
                <w:noProof/>
                <w:webHidden/>
                <w:rPrChange w:id="220"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221" w:author="feranmi timilehin" w:date="2026-03-28T17:48:00Z" w16du:dateUtc="2026-03-28T20:18:00Z">
                  <w:rPr>
                    <w:rStyle w:val="Hyperlink"/>
                    <w:noProof/>
                  </w:rPr>
                </w:rPrChange>
              </w:rPr>
              <w:fldChar w:fldCharType="end"/>
            </w:r>
          </w:ins>
        </w:p>
        <w:p w14:paraId="70E224AB" w14:textId="1D555B3F" w:rsidR="00E80413" w:rsidRPr="00E80413" w:rsidRDefault="00E80413">
          <w:pPr>
            <w:pStyle w:val="TOC2"/>
            <w:tabs>
              <w:tab w:val="right" w:leader="dot" w:pos="9350"/>
            </w:tabs>
            <w:rPr>
              <w:ins w:id="222" w:author="feranmi timilehin" w:date="2026-03-28T17:48:00Z" w16du:dateUtc="2026-03-28T20:18:00Z"/>
              <w:rFonts w:ascii="Times New Roman" w:eastAsiaTheme="minorEastAsia" w:hAnsi="Times New Roman" w:cs="Times New Roman"/>
              <w:b w:val="0"/>
              <w:bCs w:val="0"/>
              <w:smallCaps w:val="0"/>
              <w:noProof/>
              <w:sz w:val="24"/>
              <w:szCs w:val="24"/>
              <w:lang w:val="en-CA"/>
              <w:rPrChange w:id="223" w:author="feranmi timilehin" w:date="2026-03-28T17:48:00Z" w16du:dateUtc="2026-03-28T20:18:00Z">
                <w:rPr>
                  <w:ins w:id="224" w:author="feranmi timilehin" w:date="2026-03-28T17:48:00Z" w16du:dateUtc="2026-03-28T20:18:00Z"/>
                  <w:rFonts w:eastAsiaTheme="minorEastAsia"/>
                  <w:b w:val="0"/>
                  <w:bCs w:val="0"/>
                  <w:smallCaps w:val="0"/>
                  <w:noProof/>
                  <w:sz w:val="24"/>
                  <w:szCs w:val="24"/>
                  <w:lang w:val="en-CA"/>
                </w:rPr>
              </w:rPrChange>
            </w:rPr>
          </w:pPr>
          <w:ins w:id="225" w:author="feranmi timilehin" w:date="2026-03-28T17:48:00Z" w16du:dateUtc="2026-03-28T20:18:00Z">
            <w:r w:rsidRPr="00E80413">
              <w:rPr>
                <w:rStyle w:val="Hyperlink"/>
                <w:rFonts w:ascii="Times New Roman" w:hAnsi="Times New Roman" w:cs="Times New Roman"/>
                <w:noProof/>
                <w:rPrChange w:id="226"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227"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228" w:author="feranmi timilehin" w:date="2026-03-28T17:48:00Z" w16du:dateUtc="2026-03-28T20:18:00Z">
                  <w:rPr>
                    <w:noProof/>
                  </w:rPr>
                </w:rPrChange>
              </w:rPr>
              <w:instrText>HYPERLINK \l "_Toc225612518"</w:instrText>
            </w:r>
            <w:r w:rsidRPr="00E80413">
              <w:rPr>
                <w:rStyle w:val="Hyperlink"/>
                <w:rFonts w:ascii="Times New Roman" w:hAnsi="Times New Roman" w:cs="Times New Roman"/>
                <w:noProof/>
                <w:rPrChange w:id="229"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230" w:author="feranmi timilehin" w:date="2026-03-28T17:48:00Z" w16du:dateUtc="2026-03-28T20:18:00Z">
                  <w:rPr>
                    <w:rStyle w:val="Hyperlink"/>
                    <w:noProof/>
                  </w:rPr>
                </w:rPrChange>
              </w:rPr>
            </w:r>
            <w:r w:rsidRPr="00E80413">
              <w:rPr>
                <w:rStyle w:val="Hyperlink"/>
                <w:rFonts w:ascii="Times New Roman" w:hAnsi="Times New Roman" w:cs="Times New Roman"/>
                <w:noProof/>
                <w:rPrChange w:id="231"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232" w:author="feranmi timilehin" w:date="2026-03-28T17:48:00Z" w16du:dateUtc="2026-03-28T20:18:00Z">
                  <w:rPr>
                    <w:rStyle w:val="Hyperlink"/>
                    <w:noProof/>
                  </w:rPr>
                </w:rPrChange>
              </w:rPr>
              <w:t>Importance of Physical Fitness and Endurance</w:t>
            </w:r>
            <w:r w:rsidRPr="00E80413">
              <w:rPr>
                <w:rFonts w:ascii="Times New Roman" w:hAnsi="Times New Roman" w:cs="Times New Roman"/>
                <w:noProof/>
                <w:webHidden/>
                <w:rPrChange w:id="233" w:author="feranmi timilehin" w:date="2026-03-28T17:48:00Z" w16du:dateUtc="2026-03-28T20:18:00Z">
                  <w:rPr>
                    <w:noProof/>
                    <w:webHidden/>
                  </w:rPr>
                </w:rPrChange>
              </w:rPr>
              <w:tab/>
            </w:r>
            <w:r w:rsidRPr="00E80413">
              <w:rPr>
                <w:rFonts w:ascii="Times New Roman" w:hAnsi="Times New Roman" w:cs="Times New Roman"/>
                <w:noProof/>
                <w:webHidden/>
                <w:rPrChange w:id="234"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235" w:author="feranmi timilehin" w:date="2026-03-28T17:48:00Z" w16du:dateUtc="2026-03-28T20:18:00Z">
                  <w:rPr>
                    <w:noProof/>
                    <w:webHidden/>
                  </w:rPr>
                </w:rPrChange>
              </w:rPr>
              <w:instrText xml:space="preserve"> PAGEREF _Toc225612518 \h </w:instrText>
            </w:r>
            <w:r w:rsidRPr="00E80413">
              <w:rPr>
                <w:rFonts w:ascii="Times New Roman" w:hAnsi="Times New Roman" w:cs="Times New Roman"/>
                <w:noProof/>
                <w:webHidden/>
                <w:rPrChange w:id="236" w:author="feranmi timilehin" w:date="2026-03-28T17:48:00Z" w16du:dateUtc="2026-03-28T20:18:00Z">
                  <w:rPr>
                    <w:noProof/>
                    <w:webHidden/>
                  </w:rPr>
                </w:rPrChange>
              </w:rPr>
            </w:r>
            <w:r w:rsidRPr="00E80413">
              <w:rPr>
                <w:rFonts w:ascii="Times New Roman" w:hAnsi="Times New Roman" w:cs="Times New Roman"/>
                <w:noProof/>
                <w:webHidden/>
                <w:rPrChange w:id="237" w:author="feranmi timilehin" w:date="2026-03-28T17:48:00Z" w16du:dateUtc="2026-03-28T20:18:00Z">
                  <w:rPr>
                    <w:noProof/>
                    <w:webHidden/>
                  </w:rPr>
                </w:rPrChange>
              </w:rPr>
              <w:fldChar w:fldCharType="separate"/>
            </w:r>
          </w:ins>
          <w:ins w:id="238" w:author="feranmi timilehin" w:date="2026-03-28T17:53:00Z" w16du:dateUtc="2026-03-28T20:23:00Z">
            <w:r w:rsidR="005614FC">
              <w:rPr>
                <w:rFonts w:ascii="Times New Roman" w:hAnsi="Times New Roman" w:cs="Times New Roman"/>
                <w:noProof/>
                <w:webHidden/>
              </w:rPr>
              <w:t>4</w:t>
            </w:r>
          </w:ins>
          <w:ins w:id="239" w:author="feranmi timilehin" w:date="2026-03-28T17:48:00Z" w16du:dateUtc="2026-03-28T20:18:00Z">
            <w:r w:rsidRPr="00E80413">
              <w:rPr>
                <w:rFonts w:ascii="Times New Roman" w:hAnsi="Times New Roman" w:cs="Times New Roman"/>
                <w:noProof/>
                <w:webHidden/>
                <w:rPrChange w:id="240"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241" w:author="feranmi timilehin" w:date="2026-03-28T17:48:00Z" w16du:dateUtc="2026-03-28T20:18:00Z">
                  <w:rPr>
                    <w:rStyle w:val="Hyperlink"/>
                    <w:noProof/>
                  </w:rPr>
                </w:rPrChange>
              </w:rPr>
              <w:fldChar w:fldCharType="end"/>
            </w:r>
          </w:ins>
        </w:p>
        <w:p w14:paraId="2EA5B5F9" w14:textId="2CB9E812" w:rsidR="00E80413" w:rsidRPr="00E80413" w:rsidRDefault="00E80413">
          <w:pPr>
            <w:pStyle w:val="TOC1"/>
            <w:tabs>
              <w:tab w:val="right" w:leader="dot" w:pos="9350"/>
            </w:tabs>
            <w:rPr>
              <w:ins w:id="242"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243" w:author="feranmi timilehin" w:date="2026-03-28T17:48:00Z" w16du:dateUtc="2026-03-28T20:18:00Z">
                <w:rPr>
                  <w:ins w:id="244" w:author="feranmi timilehin" w:date="2026-03-28T17:48:00Z" w16du:dateUtc="2026-03-28T20:18:00Z"/>
                  <w:rFonts w:eastAsiaTheme="minorEastAsia"/>
                  <w:b w:val="0"/>
                  <w:bCs w:val="0"/>
                  <w:caps w:val="0"/>
                  <w:noProof/>
                  <w:sz w:val="24"/>
                  <w:szCs w:val="24"/>
                  <w:u w:val="none"/>
                  <w:lang w:val="en-CA"/>
                </w:rPr>
              </w:rPrChange>
            </w:rPr>
          </w:pPr>
          <w:ins w:id="245" w:author="feranmi timilehin" w:date="2026-03-28T17:48:00Z" w16du:dateUtc="2026-03-28T20:18:00Z">
            <w:r w:rsidRPr="00E80413">
              <w:rPr>
                <w:rStyle w:val="Hyperlink"/>
                <w:rFonts w:ascii="Times New Roman" w:hAnsi="Times New Roman" w:cs="Times New Roman"/>
                <w:noProof/>
                <w:rPrChange w:id="246"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247"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248" w:author="feranmi timilehin" w:date="2026-03-28T17:48:00Z" w16du:dateUtc="2026-03-28T20:18:00Z">
                  <w:rPr>
                    <w:noProof/>
                  </w:rPr>
                </w:rPrChange>
              </w:rPr>
              <w:instrText>HYPERLINK \l "_Toc225612519"</w:instrText>
            </w:r>
            <w:r w:rsidRPr="00E80413">
              <w:rPr>
                <w:rStyle w:val="Hyperlink"/>
                <w:rFonts w:ascii="Times New Roman" w:hAnsi="Times New Roman" w:cs="Times New Roman"/>
                <w:noProof/>
                <w:rPrChange w:id="249"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250" w:author="feranmi timilehin" w:date="2026-03-28T17:48:00Z" w16du:dateUtc="2026-03-28T20:18:00Z">
                  <w:rPr>
                    <w:rStyle w:val="Hyperlink"/>
                    <w:noProof/>
                  </w:rPr>
                </w:rPrChange>
              </w:rPr>
            </w:r>
            <w:r w:rsidRPr="00E80413">
              <w:rPr>
                <w:rStyle w:val="Hyperlink"/>
                <w:rFonts w:ascii="Times New Roman" w:hAnsi="Times New Roman" w:cs="Times New Roman"/>
                <w:noProof/>
                <w:rPrChange w:id="251"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252" w:author="feranmi timilehin" w:date="2026-03-28T17:48:00Z" w16du:dateUtc="2026-03-28T20:18:00Z">
                  <w:rPr>
                    <w:rStyle w:val="Hyperlink"/>
                    <w:noProof/>
                  </w:rPr>
                </w:rPrChange>
              </w:rPr>
              <w:t>the role of technology in enhancing safety</w:t>
            </w:r>
            <w:r w:rsidRPr="00E80413">
              <w:rPr>
                <w:rFonts w:ascii="Times New Roman" w:hAnsi="Times New Roman" w:cs="Times New Roman"/>
                <w:noProof/>
                <w:webHidden/>
                <w:rPrChange w:id="253" w:author="feranmi timilehin" w:date="2026-03-28T17:48:00Z" w16du:dateUtc="2026-03-28T20:18:00Z">
                  <w:rPr>
                    <w:noProof/>
                    <w:webHidden/>
                  </w:rPr>
                </w:rPrChange>
              </w:rPr>
              <w:tab/>
            </w:r>
            <w:r w:rsidRPr="00E80413">
              <w:rPr>
                <w:rFonts w:ascii="Times New Roman" w:hAnsi="Times New Roman" w:cs="Times New Roman"/>
                <w:noProof/>
                <w:webHidden/>
                <w:rPrChange w:id="254"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255" w:author="feranmi timilehin" w:date="2026-03-28T17:48:00Z" w16du:dateUtc="2026-03-28T20:18:00Z">
                  <w:rPr>
                    <w:noProof/>
                    <w:webHidden/>
                  </w:rPr>
                </w:rPrChange>
              </w:rPr>
              <w:instrText xml:space="preserve"> PAGEREF _Toc225612519 \h </w:instrText>
            </w:r>
            <w:r w:rsidRPr="00E80413">
              <w:rPr>
                <w:rFonts w:ascii="Times New Roman" w:hAnsi="Times New Roman" w:cs="Times New Roman"/>
                <w:noProof/>
                <w:webHidden/>
                <w:rPrChange w:id="256" w:author="feranmi timilehin" w:date="2026-03-28T17:48:00Z" w16du:dateUtc="2026-03-28T20:18:00Z">
                  <w:rPr>
                    <w:noProof/>
                    <w:webHidden/>
                  </w:rPr>
                </w:rPrChange>
              </w:rPr>
            </w:r>
            <w:r w:rsidRPr="00E80413">
              <w:rPr>
                <w:rFonts w:ascii="Times New Roman" w:hAnsi="Times New Roman" w:cs="Times New Roman"/>
                <w:noProof/>
                <w:webHidden/>
                <w:rPrChange w:id="257" w:author="feranmi timilehin" w:date="2026-03-28T17:48:00Z" w16du:dateUtc="2026-03-28T20:18:00Z">
                  <w:rPr>
                    <w:noProof/>
                    <w:webHidden/>
                  </w:rPr>
                </w:rPrChange>
              </w:rPr>
              <w:fldChar w:fldCharType="separate"/>
            </w:r>
          </w:ins>
          <w:ins w:id="258" w:author="feranmi timilehin" w:date="2026-03-28T17:53:00Z" w16du:dateUtc="2026-03-28T20:23:00Z">
            <w:r w:rsidR="005614FC">
              <w:rPr>
                <w:rFonts w:ascii="Times New Roman" w:hAnsi="Times New Roman" w:cs="Times New Roman"/>
                <w:noProof/>
                <w:webHidden/>
              </w:rPr>
              <w:t>4</w:t>
            </w:r>
          </w:ins>
          <w:ins w:id="259" w:author="feranmi timilehin" w:date="2026-03-28T17:48:00Z" w16du:dateUtc="2026-03-28T20:18:00Z">
            <w:r w:rsidRPr="00E80413">
              <w:rPr>
                <w:rFonts w:ascii="Times New Roman" w:hAnsi="Times New Roman" w:cs="Times New Roman"/>
                <w:noProof/>
                <w:webHidden/>
                <w:rPrChange w:id="260"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261" w:author="feranmi timilehin" w:date="2026-03-28T17:48:00Z" w16du:dateUtc="2026-03-28T20:18:00Z">
                  <w:rPr>
                    <w:rStyle w:val="Hyperlink"/>
                    <w:noProof/>
                  </w:rPr>
                </w:rPrChange>
              </w:rPr>
              <w:fldChar w:fldCharType="end"/>
            </w:r>
          </w:ins>
        </w:p>
        <w:p w14:paraId="2642E30E" w14:textId="32DFB4E6" w:rsidR="00E80413" w:rsidRPr="00E80413" w:rsidRDefault="00E80413">
          <w:pPr>
            <w:pStyle w:val="TOC1"/>
            <w:tabs>
              <w:tab w:val="right" w:leader="dot" w:pos="9350"/>
            </w:tabs>
            <w:rPr>
              <w:ins w:id="262"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263" w:author="feranmi timilehin" w:date="2026-03-28T17:48:00Z" w16du:dateUtc="2026-03-28T20:18:00Z">
                <w:rPr>
                  <w:ins w:id="264" w:author="feranmi timilehin" w:date="2026-03-28T17:48:00Z" w16du:dateUtc="2026-03-28T20:18:00Z"/>
                  <w:rFonts w:eastAsiaTheme="minorEastAsia"/>
                  <w:b w:val="0"/>
                  <w:bCs w:val="0"/>
                  <w:caps w:val="0"/>
                  <w:noProof/>
                  <w:sz w:val="24"/>
                  <w:szCs w:val="24"/>
                  <w:u w:val="none"/>
                  <w:lang w:val="en-CA"/>
                </w:rPr>
              </w:rPrChange>
            </w:rPr>
          </w:pPr>
          <w:ins w:id="265" w:author="feranmi timilehin" w:date="2026-03-28T17:48:00Z" w16du:dateUtc="2026-03-28T20:18:00Z">
            <w:r w:rsidRPr="00E80413">
              <w:rPr>
                <w:rStyle w:val="Hyperlink"/>
                <w:rFonts w:ascii="Times New Roman" w:hAnsi="Times New Roman" w:cs="Times New Roman"/>
                <w:noProof/>
                <w:rPrChange w:id="266"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267"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268" w:author="feranmi timilehin" w:date="2026-03-28T17:48:00Z" w16du:dateUtc="2026-03-28T20:18:00Z">
                  <w:rPr>
                    <w:noProof/>
                  </w:rPr>
                </w:rPrChange>
              </w:rPr>
              <w:instrText>HYPERLINK \l "_Toc225612520"</w:instrText>
            </w:r>
            <w:r w:rsidRPr="00E80413">
              <w:rPr>
                <w:rStyle w:val="Hyperlink"/>
                <w:rFonts w:ascii="Times New Roman" w:hAnsi="Times New Roman" w:cs="Times New Roman"/>
                <w:noProof/>
                <w:rPrChange w:id="269"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270" w:author="feranmi timilehin" w:date="2026-03-28T17:48:00Z" w16du:dateUtc="2026-03-28T20:18:00Z">
                  <w:rPr>
                    <w:rStyle w:val="Hyperlink"/>
                    <w:noProof/>
                  </w:rPr>
                </w:rPrChange>
              </w:rPr>
            </w:r>
            <w:r w:rsidRPr="00E80413">
              <w:rPr>
                <w:rStyle w:val="Hyperlink"/>
                <w:rFonts w:ascii="Times New Roman" w:hAnsi="Times New Roman" w:cs="Times New Roman"/>
                <w:noProof/>
                <w:rPrChange w:id="271"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272" w:author="feranmi timilehin" w:date="2026-03-28T17:48:00Z" w16du:dateUtc="2026-03-28T20:18:00Z">
                  <w:rPr>
                    <w:rStyle w:val="Hyperlink"/>
                    <w:noProof/>
                  </w:rPr>
                </w:rPrChange>
              </w:rPr>
              <w:t>building a culture of safety</w:t>
            </w:r>
            <w:r w:rsidRPr="00E80413">
              <w:rPr>
                <w:rFonts w:ascii="Times New Roman" w:hAnsi="Times New Roman" w:cs="Times New Roman"/>
                <w:noProof/>
                <w:webHidden/>
                <w:rPrChange w:id="273" w:author="feranmi timilehin" w:date="2026-03-28T17:48:00Z" w16du:dateUtc="2026-03-28T20:18:00Z">
                  <w:rPr>
                    <w:noProof/>
                    <w:webHidden/>
                  </w:rPr>
                </w:rPrChange>
              </w:rPr>
              <w:tab/>
            </w:r>
            <w:r w:rsidRPr="00E80413">
              <w:rPr>
                <w:rFonts w:ascii="Times New Roman" w:hAnsi="Times New Roman" w:cs="Times New Roman"/>
                <w:noProof/>
                <w:webHidden/>
                <w:rPrChange w:id="274"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275" w:author="feranmi timilehin" w:date="2026-03-28T17:48:00Z" w16du:dateUtc="2026-03-28T20:18:00Z">
                  <w:rPr>
                    <w:noProof/>
                    <w:webHidden/>
                  </w:rPr>
                </w:rPrChange>
              </w:rPr>
              <w:instrText xml:space="preserve"> PAGEREF _Toc225612520 \h </w:instrText>
            </w:r>
            <w:r w:rsidRPr="00E80413">
              <w:rPr>
                <w:rFonts w:ascii="Times New Roman" w:hAnsi="Times New Roman" w:cs="Times New Roman"/>
                <w:noProof/>
                <w:webHidden/>
                <w:rPrChange w:id="276" w:author="feranmi timilehin" w:date="2026-03-28T17:48:00Z" w16du:dateUtc="2026-03-28T20:18:00Z">
                  <w:rPr>
                    <w:noProof/>
                    <w:webHidden/>
                  </w:rPr>
                </w:rPrChange>
              </w:rPr>
            </w:r>
            <w:r w:rsidRPr="00E80413">
              <w:rPr>
                <w:rFonts w:ascii="Times New Roman" w:hAnsi="Times New Roman" w:cs="Times New Roman"/>
                <w:noProof/>
                <w:webHidden/>
                <w:rPrChange w:id="277" w:author="feranmi timilehin" w:date="2026-03-28T17:48:00Z" w16du:dateUtc="2026-03-28T20:18:00Z">
                  <w:rPr>
                    <w:noProof/>
                    <w:webHidden/>
                  </w:rPr>
                </w:rPrChange>
              </w:rPr>
              <w:fldChar w:fldCharType="separate"/>
            </w:r>
          </w:ins>
          <w:ins w:id="278" w:author="feranmi timilehin" w:date="2026-03-28T17:53:00Z" w16du:dateUtc="2026-03-28T20:23:00Z">
            <w:r w:rsidR="005614FC">
              <w:rPr>
                <w:rFonts w:ascii="Times New Roman" w:hAnsi="Times New Roman" w:cs="Times New Roman"/>
                <w:noProof/>
                <w:webHidden/>
              </w:rPr>
              <w:t>4</w:t>
            </w:r>
          </w:ins>
          <w:ins w:id="279" w:author="feranmi timilehin" w:date="2026-03-28T17:48:00Z" w16du:dateUtc="2026-03-28T20:18:00Z">
            <w:r w:rsidRPr="00E80413">
              <w:rPr>
                <w:rFonts w:ascii="Times New Roman" w:hAnsi="Times New Roman" w:cs="Times New Roman"/>
                <w:noProof/>
                <w:webHidden/>
                <w:rPrChange w:id="280"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281" w:author="feranmi timilehin" w:date="2026-03-28T17:48:00Z" w16du:dateUtc="2026-03-28T20:18:00Z">
                  <w:rPr>
                    <w:rStyle w:val="Hyperlink"/>
                    <w:noProof/>
                  </w:rPr>
                </w:rPrChange>
              </w:rPr>
              <w:fldChar w:fldCharType="end"/>
            </w:r>
          </w:ins>
        </w:p>
        <w:p w14:paraId="6F0D6281" w14:textId="628AE706" w:rsidR="00E80413" w:rsidRPr="00E80413" w:rsidRDefault="00E80413">
          <w:pPr>
            <w:pStyle w:val="TOC1"/>
            <w:tabs>
              <w:tab w:val="right" w:leader="dot" w:pos="9350"/>
            </w:tabs>
            <w:rPr>
              <w:ins w:id="282"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283" w:author="feranmi timilehin" w:date="2026-03-28T17:48:00Z" w16du:dateUtc="2026-03-28T20:18:00Z">
                <w:rPr>
                  <w:ins w:id="284" w:author="feranmi timilehin" w:date="2026-03-28T17:48:00Z" w16du:dateUtc="2026-03-28T20:18:00Z"/>
                  <w:rFonts w:eastAsiaTheme="minorEastAsia"/>
                  <w:b w:val="0"/>
                  <w:bCs w:val="0"/>
                  <w:caps w:val="0"/>
                  <w:noProof/>
                  <w:sz w:val="24"/>
                  <w:szCs w:val="24"/>
                  <w:u w:val="none"/>
                  <w:lang w:val="en-CA"/>
                </w:rPr>
              </w:rPrChange>
            </w:rPr>
          </w:pPr>
          <w:ins w:id="285" w:author="feranmi timilehin" w:date="2026-03-28T17:48:00Z" w16du:dateUtc="2026-03-28T20:18:00Z">
            <w:r w:rsidRPr="00E80413">
              <w:rPr>
                <w:rStyle w:val="Hyperlink"/>
                <w:rFonts w:ascii="Times New Roman" w:hAnsi="Times New Roman" w:cs="Times New Roman"/>
                <w:noProof/>
                <w:rPrChange w:id="286"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287"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288" w:author="feranmi timilehin" w:date="2026-03-28T17:48:00Z" w16du:dateUtc="2026-03-28T20:18:00Z">
                  <w:rPr>
                    <w:noProof/>
                  </w:rPr>
                </w:rPrChange>
              </w:rPr>
              <w:instrText>HYPERLINK \l "_Toc225612521"</w:instrText>
            </w:r>
            <w:r w:rsidRPr="00E80413">
              <w:rPr>
                <w:rStyle w:val="Hyperlink"/>
                <w:rFonts w:ascii="Times New Roman" w:hAnsi="Times New Roman" w:cs="Times New Roman"/>
                <w:noProof/>
                <w:rPrChange w:id="289"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290" w:author="feranmi timilehin" w:date="2026-03-28T17:48:00Z" w16du:dateUtc="2026-03-28T20:18:00Z">
                  <w:rPr>
                    <w:rStyle w:val="Hyperlink"/>
                    <w:noProof/>
                  </w:rPr>
                </w:rPrChange>
              </w:rPr>
            </w:r>
            <w:r w:rsidRPr="00E80413">
              <w:rPr>
                <w:rStyle w:val="Hyperlink"/>
                <w:rFonts w:ascii="Times New Roman" w:hAnsi="Times New Roman" w:cs="Times New Roman"/>
                <w:noProof/>
                <w:rPrChange w:id="291"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292" w:author="feranmi timilehin" w:date="2026-03-28T17:48:00Z" w16du:dateUtc="2026-03-28T20:18:00Z">
                  <w:rPr>
                    <w:rStyle w:val="Hyperlink"/>
                    <w:noProof/>
                  </w:rPr>
                </w:rPrChange>
              </w:rPr>
              <w:t>conclusion</w:t>
            </w:r>
            <w:r w:rsidRPr="00E80413">
              <w:rPr>
                <w:rFonts w:ascii="Times New Roman" w:hAnsi="Times New Roman" w:cs="Times New Roman"/>
                <w:noProof/>
                <w:webHidden/>
                <w:rPrChange w:id="293" w:author="feranmi timilehin" w:date="2026-03-28T17:48:00Z" w16du:dateUtc="2026-03-28T20:18:00Z">
                  <w:rPr>
                    <w:noProof/>
                    <w:webHidden/>
                  </w:rPr>
                </w:rPrChange>
              </w:rPr>
              <w:tab/>
            </w:r>
            <w:r w:rsidRPr="00E80413">
              <w:rPr>
                <w:rFonts w:ascii="Times New Roman" w:hAnsi="Times New Roman" w:cs="Times New Roman"/>
                <w:noProof/>
                <w:webHidden/>
                <w:rPrChange w:id="294"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295" w:author="feranmi timilehin" w:date="2026-03-28T17:48:00Z" w16du:dateUtc="2026-03-28T20:18:00Z">
                  <w:rPr>
                    <w:noProof/>
                    <w:webHidden/>
                  </w:rPr>
                </w:rPrChange>
              </w:rPr>
              <w:instrText xml:space="preserve"> PAGEREF _Toc225612521 \h </w:instrText>
            </w:r>
            <w:r w:rsidRPr="00E80413">
              <w:rPr>
                <w:rFonts w:ascii="Times New Roman" w:hAnsi="Times New Roman" w:cs="Times New Roman"/>
                <w:noProof/>
                <w:webHidden/>
                <w:rPrChange w:id="296" w:author="feranmi timilehin" w:date="2026-03-28T17:48:00Z" w16du:dateUtc="2026-03-28T20:18:00Z">
                  <w:rPr>
                    <w:noProof/>
                    <w:webHidden/>
                  </w:rPr>
                </w:rPrChange>
              </w:rPr>
            </w:r>
            <w:r w:rsidRPr="00E80413">
              <w:rPr>
                <w:rFonts w:ascii="Times New Roman" w:hAnsi="Times New Roman" w:cs="Times New Roman"/>
                <w:noProof/>
                <w:webHidden/>
                <w:rPrChange w:id="297" w:author="feranmi timilehin" w:date="2026-03-28T17:48:00Z" w16du:dateUtc="2026-03-28T20:18:00Z">
                  <w:rPr>
                    <w:noProof/>
                    <w:webHidden/>
                  </w:rPr>
                </w:rPrChange>
              </w:rPr>
              <w:fldChar w:fldCharType="separate"/>
            </w:r>
          </w:ins>
          <w:ins w:id="298" w:author="feranmi timilehin" w:date="2026-03-28T17:53:00Z" w16du:dateUtc="2026-03-28T20:23:00Z">
            <w:r w:rsidR="005614FC">
              <w:rPr>
                <w:rFonts w:ascii="Times New Roman" w:hAnsi="Times New Roman" w:cs="Times New Roman"/>
                <w:noProof/>
                <w:webHidden/>
              </w:rPr>
              <w:t>4</w:t>
            </w:r>
          </w:ins>
          <w:ins w:id="299" w:author="feranmi timilehin" w:date="2026-03-28T17:48:00Z" w16du:dateUtc="2026-03-28T20:18:00Z">
            <w:r w:rsidRPr="00E80413">
              <w:rPr>
                <w:rFonts w:ascii="Times New Roman" w:hAnsi="Times New Roman" w:cs="Times New Roman"/>
                <w:noProof/>
                <w:webHidden/>
                <w:rPrChange w:id="300"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301" w:author="feranmi timilehin" w:date="2026-03-28T17:48:00Z" w16du:dateUtc="2026-03-28T20:18:00Z">
                  <w:rPr>
                    <w:rStyle w:val="Hyperlink"/>
                    <w:noProof/>
                  </w:rPr>
                </w:rPrChange>
              </w:rPr>
              <w:fldChar w:fldCharType="end"/>
            </w:r>
          </w:ins>
        </w:p>
        <w:p w14:paraId="6F88E792" w14:textId="3F8560B6" w:rsidR="00E80413" w:rsidRPr="00E80413" w:rsidRDefault="00E80413">
          <w:pPr>
            <w:pStyle w:val="TOC1"/>
            <w:tabs>
              <w:tab w:val="right" w:leader="dot" w:pos="9350"/>
            </w:tabs>
            <w:rPr>
              <w:ins w:id="302" w:author="feranmi timilehin" w:date="2026-03-28T17:48:00Z" w16du:dateUtc="2026-03-28T20:18:00Z"/>
              <w:rFonts w:ascii="Times New Roman" w:eastAsiaTheme="minorEastAsia" w:hAnsi="Times New Roman" w:cs="Times New Roman"/>
              <w:b w:val="0"/>
              <w:bCs w:val="0"/>
              <w:caps w:val="0"/>
              <w:noProof/>
              <w:sz w:val="24"/>
              <w:szCs w:val="24"/>
              <w:u w:val="none"/>
              <w:lang w:val="en-CA"/>
              <w:rPrChange w:id="303" w:author="feranmi timilehin" w:date="2026-03-28T17:48:00Z" w16du:dateUtc="2026-03-28T20:18:00Z">
                <w:rPr>
                  <w:ins w:id="304" w:author="feranmi timilehin" w:date="2026-03-28T17:48:00Z" w16du:dateUtc="2026-03-28T20:18:00Z"/>
                  <w:rFonts w:eastAsiaTheme="minorEastAsia"/>
                  <w:b w:val="0"/>
                  <w:bCs w:val="0"/>
                  <w:caps w:val="0"/>
                  <w:noProof/>
                  <w:sz w:val="24"/>
                  <w:szCs w:val="24"/>
                  <w:u w:val="none"/>
                  <w:lang w:val="en-CA"/>
                </w:rPr>
              </w:rPrChange>
            </w:rPr>
          </w:pPr>
          <w:ins w:id="305" w:author="feranmi timilehin" w:date="2026-03-28T17:48:00Z" w16du:dateUtc="2026-03-28T20:18:00Z">
            <w:r w:rsidRPr="00E80413">
              <w:rPr>
                <w:rStyle w:val="Hyperlink"/>
                <w:rFonts w:ascii="Times New Roman" w:hAnsi="Times New Roman" w:cs="Times New Roman"/>
                <w:noProof/>
                <w:rPrChange w:id="306" w:author="feranmi timilehin" w:date="2026-03-28T17:48:00Z" w16du:dateUtc="2026-03-28T20:18:00Z">
                  <w:rPr>
                    <w:rStyle w:val="Hyperlink"/>
                    <w:noProof/>
                  </w:rPr>
                </w:rPrChange>
              </w:rPr>
              <w:fldChar w:fldCharType="begin"/>
            </w:r>
            <w:r w:rsidRPr="00E80413">
              <w:rPr>
                <w:rStyle w:val="Hyperlink"/>
                <w:rFonts w:ascii="Times New Roman" w:hAnsi="Times New Roman" w:cs="Times New Roman"/>
                <w:noProof/>
                <w:rPrChange w:id="307" w:author="feranmi timilehin" w:date="2026-03-28T17:48:00Z" w16du:dateUtc="2026-03-28T20:18:00Z">
                  <w:rPr>
                    <w:rStyle w:val="Hyperlink"/>
                    <w:noProof/>
                  </w:rPr>
                </w:rPrChange>
              </w:rPr>
              <w:instrText xml:space="preserve"> </w:instrText>
            </w:r>
            <w:r w:rsidRPr="00E80413">
              <w:rPr>
                <w:rFonts w:ascii="Times New Roman" w:hAnsi="Times New Roman" w:cs="Times New Roman"/>
                <w:noProof/>
                <w:rPrChange w:id="308" w:author="feranmi timilehin" w:date="2026-03-28T17:48:00Z" w16du:dateUtc="2026-03-28T20:18:00Z">
                  <w:rPr>
                    <w:noProof/>
                  </w:rPr>
                </w:rPrChange>
              </w:rPr>
              <w:instrText>HYPERLINK \l "_Toc225612522"</w:instrText>
            </w:r>
            <w:r w:rsidRPr="00E80413">
              <w:rPr>
                <w:rStyle w:val="Hyperlink"/>
                <w:rFonts w:ascii="Times New Roman" w:hAnsi="Times New Roman" w:cs="Times New Roman"/>
                <w:noProof/>
                <w:rPrChange w:id="309" w:author="feranmi timilehin" w:date="2026-03-28T17:48:00Z" w16du:dateUtc="2026-03-28T20:18:00Z">
                  <w:rPr>
                    <w:rStyle w:val="Hyperlink"/>
                    <w:noProof/>
                  </w:rPr>
                </w:rPrChange>
              </w:rPr>
              <w:instrText xml:space="preserve"> </w:instrText>
            </w:r>
            <w:r w:rsidRPr="00E80413">
              <w:rPr>
                <w:rStyle w:val="Hyperlink"/>
                <w:rFonts w:ascii="Times New Roman" w:hAnsi="Times New Roman" w:cs="Times New Roman"/>
                <w:noProof/>
                <w:rPrChange w:id="310" w:author="feranmi timilehin" w:date="2026-03-28T17:48:00Z" w16du:dateUtc="2026-03-28T20:18:00Z">
                  <w:rPr>
                    <w:rStyle w:val="Hyperlink"/>
                    <w:noProof/>
                  </w:rPr>
                </w:rPrChange>
              </w:rPr>
            </w:r>
            <w:r w:rsidRPr="00E80413">
              <w:rPr>
                <w:rStyle w:val="Hyperlink"/>
                <w:rFonts w:ascii="Times New Roman" w:hAnsi="Times New Roman" w:cs="Times New Roman"/>
                <w:noProof/>
                <w:rPrChange w:id="311" w:author="feranmi timilehin" w:date="2026-03-28T17:48:00Z" w16du:dateUtc="2026-03-28T20:18:00Z">
                  <w:rPr>
                    <w:rStyle w:val="Hyperlink"/>
                    <w:noProof/>
                  </w:rPr>
                </w:rPrChange>
              </w:rPr>
              <w:fldChar w:fldCharType="separate"/>
            </w:r>
            <w:r w:rsidRPr="00E80413">
              <w:rPr>
                <w:rStyle w:val="Hyperlink"/>
                <w:rFonts w:ascii="Times New Roman" w:hAnsi="Times New Roman" w:cs="Times New Roman"/>
                <w:noProof/>
                <w:rPrChange w:id="312" w:author="feranmi timilehin" w:date="2026-03-28T17:48:00Z" w16du:dateUtc="2026-03-28T20:18:00Z">
                  <w:rPr>
                    <w:rStyle w:val="Hyperlink"/>
                    <w:noProof/>
                  </w:rPr>
                </w:rPrChange>
              </w:rPr>
              <w:t>Bibliography</w:t>
            </w:r>
            <w:r w:rsidRPr="00E80413">
              <w:rPr>
                <w:rFonts w:ascii="Times New Roman" w:hAnsi="Times New Roman" w:cs="Times New Roman"/>
                <w:noProof/>
                <w:webHidden/>
                <w:rPrChange w:id="313" w:author="feranmi timilehin" w:date="2026-03-28T17:48:00Z" w16du:dateUtc="2026-03-28T20:18:00Z">
                  <w:rPr>
                    <w:noProof/>
                    <w:webHidden/>
                  </w:rPr>
                </w:rPrChange>
              </w:rPr>
              <w:tab/>
            </w:r>
            <w:r w:rsidRPr="00E80413">
              <w:rPr>
                <w:rFonts w:ascii="Times New Roman" w:hAnsi="Times New Roman" w:cs="Times New Roman"/>
                <w:noProof/>
                <w:webHidden/>
                <w:rPrChange w:id="314" w:author="feranmi timilehin" w:date="2026-03-28T17:48:00Z" w16du:dateUtc="2026-03-28T20:18:00Z">
                  <w:rPr>
                    <w:noProof/>
                    <w:webHidden/>
                  </w:rPr>
                </w:rPrChange>
              </w:rPr>
              <w:fldChar w:fldCharType="begin"/>
            </w:r>
            <w:r w:rsidRPr="00E80413">
              <w:rPr>
                <w:rFonts w:ascii="Times New Roman" w:hAnsi="Times New Roman" w:cs="Times New Roman"/>
                <w:noProof/>
                <w:webHidden/>
                <w:rPrChange w:id="315" w:author="feranmi timilehin" w:date="2026-03-28T17:48:00Z" w16du:dateUtc="2026-03-28T20:18:00Z">
                  <w:rPr>
                    <w:noProof/>
                    <w:webHidden/>
                  </w:rPr>
                </w:rPrChange>
              </w:rPr>
              <w:instrText xml:space="preserve"> PAGEREF _Toc225612522 \h </w:instrText>
            </w:r>
            <w:r w:rsidRPr="00E80413">
              <w:rPr>
                <w:rFonts w:ascii="Times New Roman" w:hAnsi="Times New Roman" w:cs="Times New Roman"/>
                <w:noProof/>
                <w:webHidden/>
                <w:rPrChange w:id="316" w:author="feranmi timilehin" w:date="2026-03-28T17:48:00Z" w16du:dateUtc="2026-03-28T20:18:00Z">
                  <w:rPr>
                    <w:noProof/>
                    <w:webHidden/>
                  </w:rPr>
                </w:rPrChange>
              </w:rPr>
            </w:r>
            <w:r w:rsidRPr="00E80413">
              <w:rPr>
                <w:rFonts w:ascii="Times New Roman" w:hAnsi="Times New Roman" w:cs="Times New Roman"/>
                <w:noProof/>
                <w:webHidden/>
                <w:rPrChange w:id="317" w:author="feranmi timilehin" w:date="2026-03-28T17:48:00Z" w16du:dateUtc="2026-03-28T20:18:00Z">
                  <w:rPr>
                    <w:noProof/>
                    <w:webHidden/>
                  </w:rPr>
                </w:rPrChange>
              </w:rPr>
              <w:fldChar w:fldCharType="separate"/>
            </w:r>
          </w:ins>
          <w:ins w:id="318" w:author="feranmi timilehin" w:date="2026-03-28T17:53:00Z" w16du:dateUtc="2026-03-28T20:23:00Z">
            <w:r w:rsidR="005614FC">
              <w:rPr>
                <w:rFonts w:ascii="Times New Roman" w:hAnsi="Times New Roman" w:cs="Times New Roman"/>
                <w:noProof/>
                <w:webHidden/>
              </w:rPr>
              <w:t>5</w:t>
            </w:r>
          </w:ins>
          <w:ins w:id="319" w:author="feranmi timilehin" w:date="2026-03-28T17:48:00Z" w16du:dateUtc="2026-03-28T20:18:00Z">
            <w:r w:rsidRPr="00E80413">
              <w:rPr>
                <w:rFonts w:ascii="Times New Roman" w:hAnsi="Times New Roman" w:cs="Times New Roman"/>
                <w:noProof/>
                <w:webHidden/>
                <w:rPrChange w:id="320" w:author="feranmi timilehin" w:date="2026-03-28T17:48:00Z" w16du:dateUtc="2026-03-28T20:18:00Z">
                  <w:rPr>
                    <w:noProof/>
                    <w:webHidden/>
                  </w:rPr>
                </w:rPrChange>
              </w:rPr>
              <w:fldChar w:fldCharType="end"/>
            </w:r>
            <w:r w:rsidRPr="00E80413">
              <w:rPr>
                <w:rStyle w:val="Hyperlink"/>
                <w:rFonts w:ascii="Times New Roman" w:hAnsi="Times New Roman" w:cs="Times New Roman"/>
                <w:noProof/>
                <w:rPrChange w:id="321" w:author="feranmi timilehin" w:date="2026-03-28T17:48:00Z" w16du:dateUtc="2026-03-28T20:18:00Z">
                  <w:rPr>
                    <w:rStyle w:val="Hyperlink"/>
                    <w:noProof/>
                  </w:rPr>
                </w:rPrChange>
              </w:rPr>
              <w:fldChar w:fldCharType="end"/>
            </w:r>
          </w:ins>
        </w:p>
        <w:p w14:paraId="7D6E4EAD" w14:textId="7228BDDA" w:rsidR="00E80413" w:rsidRPr="00E80413" w:rsidDel="00E80413" w:rsidRDefault="00E80413">
          <w:pPr>
            <w:pStyle w:val="TOC1"/>
            <w:tabs>
              <w:tab w:val="right" w:leader="dot" w:pos="9350"/>
            </w:tabs>
            <w:rPr>
              <w:del w:id="322" w:author="feranmi timilehin" w:date="2026-03-28T17:48:00Z" w16du:dateUtc="2026-03-28T20:18:00Z"/>
              <w:rFonts w:ascii="Times New Roman" w:hAnsi="Times New Roman" w:cs="Times New Roman"/>
              <w:noProof/>
              <w:rPrChange w:id="323" w:author="feranmi timilehin" w:date="2026-03-28T17:48:00Z" w16du:dateUtc="2026-03-28T20:18:00Z">
                <w:rPr>
                  <w:del w:id="324" w:author="feranmi timilehin" w:date="2026-03-28T17:48:00Z" w16du:dateUtc="2026-03-28T20:18:00Z"/>
                  <w:noProof/>
                </w:rPr>
              </w:rPrChange>
            </w:rPr>
          </w:pPr>
          <w:del w:id="325" w:author="feranmi timilehin" w:date="2026-03-28T17:48:00Z" w16du:dateUtc="2026-03-28T20:18:00Z">
            <w:r w:rsidRPr="00E80413" w:rsidDel="00E80413">
              <w:rPr>
                <w:rStyle w:val="Hyperlink"/>
                <w:rFonts w:ascii="Times New Roman" w:hAnsi="Times New Roman" w:cs="Times New Roman"/>
                <w:noProof/>
                <w:rPrChange w:id="326" w:author="feranmi timilehin" w:date="2026-03-28T17:48:00Z" w16du:dateUtc="2026-03-28T20:18:00Z">
                  <w:rPr>
                    <w:rStyle w:val="Hyperlink"/>
                    <w:noProof/>
                  </w:rPr>
                </w:rPrChange>
              </w:rPr>
              <w:delText>understanding the distinct environments</w:delText>
            </w:r>
            <w:r w:rsidRPr="00E80413" w:rsidDel="00E80413">
              <w:rPr>
                <w:rFonts w:ascii="Times New Roman" w:hAnsi="Times New Roman" w:cs="Times New Roman"/>
                <w:noProof/>
                <w:webHidden/>
                <w:rPrChange w:id="327" w:author="feranmi timilehin" w:date="2026-03-28T17:48:00Z" w16du:dateUtc="2026-03-28T20:18:00Z">
                  <w:rPr>
                    <w:noProof/>
                    <w:webHidden/>
                  </w:rPr>
                </w:rPrChange>
              </w:rPr>
              <w:tab/>
              <w:delText>2</w:delText>
            </w:r>
          </w:del>
        </w:p>
        <w:p w14:paraId="0BCD4CF2" w14:textId="2DFD5F41" w:rsidR="00E80413" w:rsidRPr="00E80413" w:rsidDel="00E80413" w:rsidRDefault="00E80413">
          <w:pPr>
            <w:pStyle w:val="TOC1"/>
            <w:tabs>
              <w:tab w:val="right" w:leader="dot" w:pos="9350"/>
            </w:tabs>
            <w:rPr>
              <w:del w:id="328" w:author="feranmi timilehin" w:date="2026-03-28T17:48:00Z" w16du:dateUtc="2026-03-28T20:18:00Z"/>
              <w:rFonts w:ascii="Times New Roman" w:hAnsi="Times New Roman" w:cs="Times New Roman"/>
              <w:noProof/>
              <w:rPrChange w:id="329" w:author="feranmi timilehin" w:date="2026-03-28T17:48:00Z" w16du:dateUtc="2026-03-28T20:18:00Z">
                <w:rPr>
                  <w:del w:id="330" w:author="feranmi timilehin" w:date="2026-03-28T17:48:00Z" w16du:dateUtc="2026-03-28T20:18:00Z"/>
                  <w:noProof/>
                </w:rPr>
              </w:rPrChange>
            </w:rPr>
          </w:pPr>
          <w:del w:id="331" w:author="feranmi timilehin" w:date="2026-03-28T17:48:00Z" w16du:dateUtc="2026-03-28T20:18:00Z">
            <w:r w:rsidRPr="00E80413" w:rsidDel="00E80413">
              <w:rPr>
                <w:rStyle w:val="Hyperlink"/>
                <w:rFonts w:ascii="Times New Roman" w:hAnsi="Times New Roman" w:cs="Times New Roman"/>
                <w:noProof/>
                <w:rPrChange w:id="332" w:author="feranmi timilehin" w:date="2026-03-28T17:48:00Z" w16du:dateUtc="2026-03-28T20:18:00Z">
                  <w:rPr>
                    <w:rStyle w:val="Hyperlink"/>
                    <w:noProof/>
                  </w:rPr>
                </w:rPrChange>
              </w:rPr>
              <w:delText>essential safety equipment</w:delText>
            </w:r>
            <w:r w:rsidRPr="00E80413" w:rsidDel="00E80413">
              <w:rPr>
                <w:rFonts w:ascii="Times New Roman" w:hAnsi="Times New Roman" w:cs="Times New Roman"/>
                <w:noProof/>
                <w:webHidden/>
                <w:rPrChange w:id="333" w:author="feranmi timilehin" w:date="2026-03-28T17:48:00Z" w16du:dateUtc="2026-03-28T20:18:00Z">
                  <w:rPr>
                    <w:noProof/>
                    <w:webHidden/>
                  </w:rPr>
                </w:rPrChange>
              </w:rPr>
              <w:tab/>
              <w:delText>2</w:delText>
            </w:r>
          </w:del>
        </w:p>
        <w:p w14:paraId="5E0D8A66" w14:textId="13077917" w:rsidR="00E80413" w:rsidRPr="00E80413" w:rsidDel="00E80413" w:rsidRDefault="00E80413">
          <w:pPr>
            <w:pStyle w:val="TOC2"/>
            <w:tabs>
              <w:tab w:val="right" w:leader="dot" w:pos="9350"/>
            </w:tabs>
            <w:rPr>
              <w:del w:id="334" w:author="feranmi timilehin" w:date="2026-03-28T17:48:00Z" w16du:dateUtc="2026-03-28T20:18:00Z"/>
              <w:rFonts w:ascii="Times New Roman" w:hAnsi="Times New Roman" w:cs="Times New Roman"/>
              <w:noProof/>
              <w:rPrChange w:id="335" w:author="feranmi timilehin" w:date="2026-03-28T17:48:00Z" w16du:dateUtc="2026-03-28T20:18:00Z">
                <w:rPr>
                  <w:del w:id="336" w:author="feranmi timilehin" w:date="2026-03-28T17:48:00Z" w16du:dateUtc="2026-03-28T20:18:00Z"/>
                  <w:noProof/>
                </w:rPr>
              </w:rPrChange>
            </w:rPr>
          </w:pPr>
          <w:del w:id="337" w:author="feranmi timilehin" w:date="2026-03-28T17:48:00Z" w16du:dateUtc="2026-03-28T20:18:00Z">
            <w:r w:rsidRPr="00E80413" w:rsidDel="00E80413">
              <w:rPr>
                <w:rStyle w:val="Hyperlink"/>
                <w:rFonts w:ascii="Times New Roman" w:hAnsi="Times New Roman" w:cs="Times New Roman"/>
                <w:noProof/>
                <w:rPrChange w:id="338" w:author="feranmi timilehin" w:date="2026-03-28T17:48:00Z" w16du:dateUtc="2026-03-28T20:18:00Z">
                  <w:rPr>
                    <w:rStyle w:val="Hyperlink"/>
                    <w:noProof/>
                  </w:rPr>
                </w:rPrChange>
              </w:rPr>
              <w:delText>Helmet and Protective Gear</w:delText>
            </w:r>
            <w:r w:rsidRPr="00E80413" w:rsidDel="00E80413">
              <w:rPr>
                <w:rFonts w:ascii="Times New Roman" w:hAnsi="Times New Roman" w:cs="Times New Roman"/>
                <w:noProof/>
                <w:webHidden/>
                <w:rPrChange w:id="339" w:author="feranmi timilehin" w:date="2026-03-28T17:48:00Z" w16du:dateUtc="2026-03-28T20:18:00Z">
                  <w:rPr>
                    <w:noProof/>
                    <w:webHidden/>
                  </w:rPr>
                </w:rPrChange>
              </w:rPr>
              <w:tab/>
              <w:delText>2</w:delText>
            </w:r>
          </w:del>
        </w:p>
        <w:p w14:paraId="48834485" w14:textId="448D4522" w:rsidR="00E80413" w:rsidRPr="00E80413" w:rsidDel="00E80413" w:rsidRDefault="00E80413">
          <w:pPr>
            <w:pStyle w:val="TOC2"/>
            <w:tabs>
              <w:tab w:val="right" w:leader="dot" w:pos="9350"/>
            </w:tabs>
            <w:rPr>
              <w:del w:id="340" w:author="feranmi timilehin" w:date="2026-03-28T17:48:00Z" w16du:dateUtc="2026-03-28T20:18:00Z"/>
              <w:rFonts w:ascii="Times New Roman" w:hAnsi="Times New Roman" w:cs="Times New Roman"/>
              <w:noProof/>
              <w:rPrChange w:id="341" w:author="feranmi timilehin" w:date="2026-03-28T17:48:00Z" w16du:dateUtc="2026-03-28T20:18:00Z">
                <w:rPr>
                  <w:del w:id="342" w:author="feranmi timilehin" w:date="2026-03-28T17:48:00Z" w16du:dateUtc="2026-03-28T20:18:00Z"/>
                  <w:noProof/>
                </w:rPr>
              </w:rPrChange>
            </w:rPr>
          </w:pPr>
          <w:del w:id="343" w:author="feranmi timilehin" w:date="2026-03-28T17:48:00Z" w16du:dateUtc="2026-03-28T20:18:00Z">
            <w:r w:rsidRPr="00E80413" w:rsidDel="00E80413">
              <w:rPr>
                <w:rStyle w:val="Hyperlink"/>
                <w:rFonts w:ascii="Times New Roman" w:hAnsi="Times New Roman" w:cs="Times New Roman"/>
                <w:noProof/>
                <w:rPrChange w:id="344" w:author="feranmi timilehin" w:date="2026-03-28T17:48:00Z" w16du:dateUtc="2026-03-28T20:18:00Z">
                  <w:rPr>
                    <w:rStyle w:val="Hyperlink"/>
                    <w:noProof/>
                  </w:rPr>
                </w:rPrChange>
              </w:rPr>
              <w:delText>Clothing and Visibility</w:delText>
            </w:r>
            <w:r w:rsidRPr="00E80413" w:rsidDel="00E80413">
              <w:rPr>
                <w:rFonts w:ascii="Times New Roman" w:hAnsi="Times New Roman" w:cs="Times New Roman"/>
                <w:noProof/>
                <w:webHidden/>
                <w:rPrChange w:id="345" w:author="feranmi timilehin" w:date="2026-03-28T17:48:00Z" w16du:dateUtc="2026-03-28T20:18:00Z">
                  <w:rPr>
                    <w:noProof/>
                    <w:webHidden/>
                  </w:rPr>
                </w:rPrChange>
              </w:rPr>
              <w:tab/>
              <w:delText>2</w:delText>
            </w:r>
          </w:del>
        </w:p>
        <w:p w14:paraId="6EE87782" w14:textId="1271287F" w:rsidR="00E80413" w:rsidRPr="00E80413" w:rsidDel="00E80413" w:rsidRDefault="00E80413">
          <w:pPr>
            <w:pStyle w:val="TOC2"/>
            <w:tabs>
              <w:tab w:val="right" w:leader="dot" w:pos="9350"/>
            </w:tabs>
            <w:rPr>
              <w:del w:id="346" w:author="feranmi timilehin" w:date="2026-03-28T17:48:00Z" w16du:dateUtc="2026-03-28T20:18:00Z"/>
              <w:rFonts w:ascii="Times New Roman" w:hAnsi="Times New Roman" w:cs="Times New Roman"/>
              <w:noProof/>
              <w:rPrChange w:id="347" w:author="feranmi timilehin" w:date="2026-03-28T17:48:00Z" w16du:dateUtc="2026-03-28T20:18:00Z">
                <w:rPr>
                  <w:del w:id="348" w:author="feranmi timilehin" w:date="2026-03-28T17:48:00Z" w16du:dateUtc="2026-03-28T20:18:00Z"/>
                  <w:noProof/>
                </w:rPr>
              </w:rPrChange>
            </w:rPr>
          </w:pPr>
          <w:del w:id="349" w:author="feranmi timilehin" w:date="2026-03-28T17:48:00Z" w16du:dateUtc="2026-03-28T20:18:00Z">
            <w:r w:rsidRPr="00E80413" w:rsidDel="00E80413">
              <w:rPr>
                <w:rStyle w:val="Hyperlink"/>
                <w:rFonts w:ascii="Times New Roman" w:hAnsi="Times New Roman" w:cs="Times New Roman"/>
                <w:noProof/>
                <w:rPrChange w:id="350" w:author="feranmi timilehin" w:date="2026-03-28T17:48:00Z" w16du:dateUtc="2026-03-28T20:18:00Z">
                  <w:rPr>
                    <w:rStyle w:val="Hyperlink"/>
                    <w:noProof/>
                  </w:rPr>
                </w:rPrChange>
              </w:rPr>
              <w:delText>Additional Protection for Mountain Biking</w:delText>
            </w:r>
            <w:r w:rsidRPr="00E80413" w:rsidDel="00E80413">
              <w:rPr>
                <w:rFonts w:ascii="Times New Roman" w:hAnsi="Times New Roman" w:cs="Times New Roman"/>
                <w:noProof/>
                <w:webHidden/>
                <w:rPrChange w:id="351" w:author="feranmi timilehin" w:date="2026-03-28T17:48:00Z" w16du:dateUtc="2026-03-28T20:18:00Z">
                  <w:rPr>
                    <w:noProof/>
                    <w:webHidden/>
                  </w:rPr>
                </w:rPrChange>
              </w:rPr>
              <w:tab/>
              <w:delText>3</w:delText>
            </w:r>
          </w:del>
        </w:p>
        <w:p w14:paraId="673DA438" w14:textId="62CC24D3" w:rsidR="00E80413" w:rsidRPr="00E80413" w:rsidDel="00E80413" w:rsidRDefault="00E80413">
          <w:pPr>
            <w:pStyle w:val="TOC1"/>
            <w:tabs>
              <w:tab w:val="right" w:leader="dot" w:pos="9350"/>
            </w:tabs>
            <w:rPr>
              <w:del w:id="352" w:author="feranmi timilehin" w:date="2026-03-28T17:48:00Z" w16du:dateUtc="2026-03-28T20:18:00Z"/>
              <w:rFonts w:ascii="Times New Roman" w:hAnsi="Times New Roman" w:cs="Times New Roman"/>
              <w:noProof/>
              <w:rPrChange w:id="353" w:author="feranmi timilehin" w:date="2026-03-28T17:48:00Z" w16du:dateUtc="2026-03-28T20:18:00Z">
                <w:rPr>
                  <w:del w:id="354" w:author="feranmi timilehin" w:date="2026-03-28T17:48:00Z" w16du:dateUtc="2026-03-28T20:18:00Z"/>
                  <w:noProof/>
                </w:rPr>
              </w:rPrChange>
            </w:rPr>
          </w:pPr>
          <w:del w:id="355" w:author="feranmi timilehin" w:date="2026-03-28T17:48:00Z" w16du:dateUtc="2026-03-28T20:18:00Z">
            <w:r w:rsidRPr="00E80413" w:rsidDel="00E80413">
              <w:rPr>
                <w:rStyle w:val="Hyperlink"/>
                <w:rFonts w:ascii="Times New Roman" w:hAnsi="Times New Roman" w:cs="Times New Roman"/>
                <w:noProof/>
                <w:rPrChange w:id="356" w:author="feranmi timilehin" w:date="2026-03-28T17:48:00Z" w16du:dateUtc="2026-03-28T20:18:00Z">
                  <w:rPr>
                    <w:rStyle w:val="Hyperlink"/>
                    <w:noProof/>
                  </w:rPr>
                </w:rPrChange>
              </w:rPr>
              <w:delText>bike maintenance and mechanical safety</w:delText>
            </w:r>
            <w:r w:rsidRPr="00E80413" w:rsidDel="00E80413">
              <w:rPr>
                <w:rFonts w:ascii="Times New Roman" w:hAnsi="Times New Roman" w:cs="Times New Roman"/>
                <w:noProof/>
                <w:webHidden/>
                <w:rPrChange w:id="357" w:author="feranmi timilehin" w:date="2026-03-28T17:48:00Z" w16du:dateUtc="2026-03-28T20:18:00Z">
                  <w:rPr>
                    <w:noProof/>
                    <w:webHidden/>
                  </w:rPr>
                </w:rPrChange>
              </w:rPr>
              <w:tab/>
              <w:delText>3</w:delText>
            </w:r>
          </w:del>
        </w:p>
        <w:p w14:paraId="42D1EB0F" w14:textId="3DE1CAC7" w:rsidR="00E80413" w:rsidRPr="00E80413" w:rsidDel="00E80413" w:rsidRDefault="00E80413">
          <w:pPr>
            <w:pStyle w:val="TOC1"/>
            <w:tabs>
              <w:tab w:val="right" w:leader="dot" w:pos="9350"/>
            </w:tabs>
            <w:rPr>
              <w:del w:id="358" w:author="feranmi timilehin" w:date="2026-03-28T17:48:00Z" w16du:dateUtc="2026-03-28T20:18:00Z"/>
              <w:rFonts w:ascii="Times New Roman" w:hAnsi="Times New Roman" w:cs="Times New Roman"/>
              <w:noProof/>
              <w:rPrChange w:id="359" w:author="feranmi timilehin" w:date="2026-03-28T17:48:00Z" w16du:dateUtc="2026-03-28T20:18:00Z">
                <w:rPr>
                  <w:del w:id="360" w:author="feranmi timilehin" w:date="2026-03-28T17:48:00Z" w16du:dateUtc="2026-03-28T20:18:00Z"/>
                  <w:noProof/>
                </w:rPr>
              </w:rPrChange>
            </w:rPr>
          </w:pPr>
          <w:del w:id="361" w:author="feranmi timilehin" w:date="2026-03-28T17:48:00Z" w16du:dateUtc="2026-03-28T20:18:00Z">
            <w:r w:rsidRPr="00E80413" w:rsidDel="00E80413">
              <w:rPr>
                <w:rStyle w:val="Hyperlink"/>
                <w:rFonts w:ascii="Times New Roman" w:hAnsi="Times New Roman" w:cs="Times New Roman"/>
                <w:noProof/>
                <w:rPrChange w:id="362" w:author="feranmi timilehin" w:date="2026-03-28T17:48:00Z" w16du:dateUtc="2026-03-28T20:18:00Z">
                  <w:rPr>
                    <w:rStyle w:val="Hyperlink"/>
                    <w:noProof/>
                  </w:rPr>
                </w:rPrChange>
              </w:rPr>
              <w:delText>environmental awareness and hazard recognition</w:delText>
            </w:r>
            <w:r w:rsidRPr="00E80413" w:rsidDel="00E80413">
              <w:rPr>
                <w:rFonts w:ascii="Times New Roman" w:hAnsi="Times New Roman" w:cs="Times New Roman"/>
                <w:noProof/>
                <w:webHidden/>
                <w:rPrChange w:id="363" w:author="feranmi timilehin" w:date="2026-03-28T17:48:00Z" w16du:dateUtc="2026-03-28T20:18:00Z">
                  <w:rPr>
                    <w:noProof/>
                    <w:webHidden/>
                  </w:rPr>
                </w:rPrChange>
              </w:rPr>
              <w:tab/>
              <w:delText>3</w:delText>
            </w:r>
          </w:del>
        </w:p>
        <w:p w14:paraId="0A337BD0" w14:textId="7157501D" w:rsidR="00E80413" w:rsidRPr="00E80413" w:rsidDel="00E80413" w:rsidRDefault="00E80413">
          <w:pPr>
            <w:pStyle w:val="TOC1"/>
            <w:tabs>
              <w:tab w:val="right" w:leader="dot" w:pos="9350"/>
            </w:tabs>
            <w:rPr>
              <w:del w:id="364" w:author="feranmi timilehin" w:date="2026-03-28T17:48:00Z" w16du:dateUtc="2026-03-28T20:18:00Z"/>
              <w:rFonts w:ascii="Times New Roman" w:hAnsi="Times New Roman" w:cs="Times New Roman"/>
              <w:noProof/>
              <w:rPrChange w:id="365" w:author="feranmi timilehin" w:date="2026-03-28T17:48:00Z" w16du:dateUtc="2026-03-28T20:18:00Z">
                <w:rPr>
                  <w:del w:id="366" w:author="feranmi timilehin" w:date="2026-03-28T17:48:00Z" w16du:dateUtc="2026-03-28T20:18:00Z"/>
                  <w:noProof/>
                </w:rPr>
              </w:rPrChange>
            </w:rPr>
          </w:pPr>
          <w:del w:id="367" w:author="feranmi timilehin" w:date="2026-03-28T17:48:00Z" w16du:dateUtc="2026-03-28T20:18:00Z">
            <w:r w:rsidRPr="00E80413" w:rsidDel="00E80413">
              <w:rPr>
                <w:rStyle w:val="Hyperlink"/>
                <w:rFonts w:ascii="Times New Roman" w:hAnsi="Times New Roman" w:cs="Times New Roman"/>
                <w:noProof/>
                <w:rPrChange w:id="368" w:author="feranmi timilehin" w:date="2026-03-28T17:48:00Z" w16du:dateUtc="2026-03-28T20:18:00Z">
                  <w:rPr>
                    <w:rStyle w:val="Hyperlink"/>
                    <w:noProof/>
                  </w:rPr>
                </w:rPrChange>
              </w:rPr>
              <w:delText>rider behaviour and decision</w:delText>
            </w:r>
            <w:r w:rsidRPr="00E80413" w:rsidDel="00E80413">
              <w:rPr>
                <w:rStyle w:val="Hyperlink"/>
                <w:rFonts w:ascii="Times New Roman" w:hAnsi="Times New Roman" w:cs="Times New Roman"/>
                <w:noProof/>
                <w:rPrChange w:id="369" w:author="feranmi timilehin" w:date="2026-03-28T17:48:00Z" w16du:dateUtc="2026-03-28T20:18:00Z">
                  <w:rPr>
                    <w:rStyle w:val="Hyperlink"/>
                    <w:noProof/>
                  </w:rPr>
                </w:rPrChange>
              </w:rPr>
              <w:noBreakHyphen/>
              <w:delText>making</w:delText>
            </w:r>
            <w:r w:rsidRPr="00E80413" w:rsidDel="00E80413">
              <w:rPr>
                <w:rFonts w:ascii="Times New Roman" w:hAnsi="Times New Roman" w:cs="Times New Roman"/>
                <w:noProof/>
                <w:webHidden/>
                <w:rPrChange w:id="370" w:author="feranmi timilehin" w:date="2026-03-28T17:48:00Z" w16du:dateUtc="2026-03-28T20:18:00Z">
                  <w:rPr>
                    <w:noProof/>
                    <w:webHidden/>
                  </w:rPr>
                </w:rPrChange>
              </w:rPr>
              <w:tab/>
              <w:delText>3</w:delText>
            </w:r>
          </w:del>
        </w:p>
        <w:p w14:paraId="74219A79" w14:textId="0721A5C0" w:rsidR="00E80413" w:rsidRPr="00E80413" w:rsidDel="00E80413" w:rsidRDefault="00E80413">
          <w:pPr>
            <w:pStyle w:val="TOC1"/>
            <w:tabs>
              <w:tab w:val="right" w:leader="dot" w:pos="9350"/>
            </w:tabs>
            <w:rPr>
              <w:del w:id="371" w:author="feranmi timilehin" w:date="2026-03-28T17:48:00Z" w16du:dateUtc="2026-03-28T20:18:00Z"/>
              <w:rFonts w:ascii="Times New Roman" w:hAnsi="Times New Roman" w:cs="Times New Roman"/>
              <w:noProof/>
              <w:rPrChange w:id="372" w:author="feranmi timilehin" w:date="2026-03-28T17:48:00Z" w16du:dateUtc="2026-03-28T20:18:00Z">
                <w:rPr>
                  <w:del w:id="373" w:author="feranmi timilehin" w:date="2026-03-28T17:48:00Z" w16du:dateUtc="2026-03-28T20:18:00Z"/>
                  <w:noProof/>
                </w:rPr>
              </w:rPrChange>
            </w:rPr>
          </w:pPr>
          <w:del w:id="374" w:author="feranmi timilehin" w:date="2026-03-28T17:48:00Z" w16du:dateUtc="2026-03-28T20:18:00Z">
            <w:r w:rsidRPr="00E80413" w:rsidDel="00E80413">
              <w:rPr>
                <w:rStyle w:val="Hyperlink"/>
                <w:rFonts w:ascii="Times New Roman" w:hAnsi="Times New Roman" w:cs="Times New Roman"/>
                <w:noProof/>
                <w:rPrChange w:id="375" w:author="feranmi timilehin" w:date="2026-03-28T17:48:00Z" w16du:dateUtc="2026-03-28T20:18:00Z">
                  <w:rPr>
                    <w:rStyle w:val="Hyperlink"/>
                    <w:noProof/>
                  </w:rPr>
                </w:rPrChange>
              </w:rPr>
              <w:delText>training, skills development, and physical preparedness</w:delText>
            </w:r>
            <w:r w:rsidRPr="00E80413" w:rsidDel="00E80413">
              <w:rPr>
                <w:rFonts w:ascii="Times New Roman" w:hAnsi="Times New Roman" w:cs="Times New Roman"/>
                <w:noProof/>
                <w:webHidden/>
                <w:rPrChange w:id="376" w:author="feranmi timilehin" w:date="2026-03-28T17:48:00Z" w16du:dateUtc="2026-03-28T20:18:00Z">
                  <w:rPr>
                    <w:noProof/>
                    <w:webHidden/>
                  </w:rPr>
                </w:rPrChange>
              </w:rPr>
              <w:tab/>
              <w:delText>4</w:delText>
            </w:r>
          </w:del>
        </w:p>
        <w:p w14:paraId="483011D6" w14:textId="7CE3BCC0" w:rsidR="00E80413" w:rsidRPr="00E80413" w:rsidDel="00E80413" w:rsidRDefault="00E80413">
          <w:pPr>
            <w:pStyle w:val="TOC2"/>
            <w:tabs>
              <w:tab w:val="right" w:leader="dot" w:pos="9350"/>
            </w:tabs>
            <w:rPr>
              <w:del w:id="377" w:author="feranmi timilehin" w:date="2026-03-28T17:48:00Z" w16du:dateUtc="2026-03-28T20:18:00Z"/>
              <w:rFonts w:ascii="Times New Roman" w:hAnsi="Times New Roman" w:cs="Times New Roman"/>
              <w:noProof/>
              <w:rPrChange w:id="378" w:author="feranmi timilehin" w:date="2026-03-28T17:48:00Z" w16du:dateUtc="2026-03-28T20:18:00Z">
                <w:rPr>
                  <w:del w:id="379" w:author="feranmi timilehin" w:date="2026-03-28T17:48:00Z" w16du:dateUtc="2026-03-28T20:18:00Z"/>
                  <w:noProof/>
                </w:rPr>
              </w:rPrChange>
            </w:rPr>
          </w:pPr>
          <w:del w:id="380" w:author="feranmi timilehin" w:date="2026-03-28T17:48:00Z" w16du:dateUtc="2026-03-28T20:18:00Z">
            <w:r w:rsidRPr="00E80413" w:rsidDel="00E80413">
              <w:rPr>
                <w:rStyle w:val="Hyperlink"/>
                <w:rFonts w:ascii="Times New Roman" w:hAnsi="Times New Roman" w:cs="Times New Roman"/>
                <w:noProof/>
                <w:rPrChange w:id="381" w:author="feranmi timilehin" w:date="2026-03-28T17:48:00Z" w16du:dateUtc="2026-03-28T20:18:00Z">
                  <w:rPr>
                    <w:rStyle w:val="Hyperlink"/>
                    <w:noProof/>
                  </w:rPr>
                </w:rPrChange>
              </w:rPr>
              <w:delText>Developing Core Cycling Skills</w:delText>
            </w:r>
            <w:r w:rsidRPr="00E80413" w:rsidDel="00E80413">
              <w:rPr>
                <w:rFonts w:ascii="Times New Roman" w:hAnsi="Times New Roman" w:cs="Times New Roman"/>
                <w:noProof/>
                <w:webHidden/>
                <w:rPrChange w:id="382" w:author="feranmi timilehin" w:date="2026-03-28T17:48:00Z" w16du:dateUtc="2026-03-28T20:18:00Z">
                  <w:rPr>
                    <w:noProof/>
                    <w:webHidden/>
                  </w:rPr>
                </w:rPrChange>
              </w:rPr>
              <w:tab/>
              <w:delText>4</w:delText>
            </w:r>
          </w:del>
        </w:p>
        <w:p w14:paraId="77291E93" w14:textId="6A5E6696" w:rsidR="00E80413" w:rsidRPr="00E80413" w:rsidDel="00E80413" w:rsidRDefault="00E80413">
          <w:pPr>
            <w:pStyle w:val="TOC2"/>
            <w:tabs>
              <w:tab w:val="right" w:leader="dot" w:pos="9350"/>
            </w:tabs>
            <w:rPr>
              <w:del w:id="383" w:author="feranmi timilehin" w:date="2026-03-28T17:48:00Z" w16du:dateUtc="2026-03-28T20:18:00Z"/>
              <w:rFonts w:ascii="Times New Roman" w:hAnsi="Times New Roman" w:cs="Times New Roman"/>
              <w:noProof/>
              <w:rPrChange w:id="384" w:author="feranmi timilehin" w:date="2026-03-28T17:48:00Z" w16du:dateUtc="2026-03-28T20:18:00Z">
                <w:rPr>
                  <w:del w:id="385" w:author="feranmi timilehin" w:date="2026-03-28T17:48:00Z" w16du:dateUtc="2026-03-28T20:18:00Z"/>
                  <w:noProof/>
                </w:rPr>
              </w:rPrChange>
            </w:rPr>
          </w:pPr>
          <w:del w:id="386" w:author="feranmi timilehin" w:date="2026-03-28T17:48:00Z" w16du:dateUtc="2026-03-28T20:18:00Z">
            <w:r w:rsidRPr="00E80413" w:rsidDel="00E80413">
              <w:rPr>
                <w:rStyle w:val="Hyperlink"/>
                <w:rFonts w:ascii="Times New Roman" w:hAnsi="Times New Roman" w:cs="Times New Roman"/>
                <w:noProof/>
                <w:rPrChange w:id="387" w:author="feranmi timilehin" w:date="2026-03-28T17:48:00Z" w16du:dateUtc="2026-03-28T20:18:00Z">
                  <w:rPr>
                    <w:rStyle w:val="Hyperlink"/>
                    <w:noProof/>
                  </w:rPr>
                </w:rPrChange>
              </w:rPr>
              <w:delText>Importance of Physical Fitness and Endurance</w:delText>
            </w:r>
            <w:r w:rsidRPr="00E80413" w:rsidDel="00E80413">
              <w:rPr>
                <w:rFonts w:ascii="Times New Roman" w:hAnsi="Times New Roman" w:cs="Times New Roman"/>
                <w:noProof/>
                <w:webHidden/>
                <w:rPrChange w:id="388" w:author="feranmi timilehin" w:date="2026-03-28T17:48:00Z" w16du:dateUtc="2026-03-28T20:18:00Z">
                  <w:rPr>
                    <w:noProof/>
                    <w:webHidden/>
                  </w:rPr>
                </w:rPrChange>
              </w:rPr>
              <w:tab/>
              <w:delText>4</w:delText>
            </w:r>
          </w:del>
        </w:p>
        <w:p w14:paraId="7F86D373" w14:textId="501597EB" w:rsidR="00E80413" w:rsidRPr="00E80413" w:rsidDel="00E80413" w:rsidRDefault="00E80413">
          <w:pPr>
            <w:pStyle w:val="TOC1"/>
            <w:tabs>
              <w:tab w:val="right" w:leader="dot" w:pos="9350"/>
            </w:tabs>
            <w:rPr>
              <w:del w:id="389" w:author="feranmi timilehin" w:date="2026-03-28T17:48:00Z" w16du:dateUtc="2026-03-28T20:18:00Z"/>
              <w:rFonts w:ascii="Times New Roman" w:hAnsi="Times New Roman" w:cs="Times New Roman"/>
              <w:noProof/>
              <w:rPrChange w:id="390" w:author="feranmi timilehin" w:date="2026-03-28T17:48:00Z" w16du:dateUtc="2026-03-28T20:18:00Z">
                <w:rPr>
                  <w:del w:id="391" w:author="feranmi timilehin" w:date="2026-03-28T17:48:00Z" w16du:dateUtc="2026-03-28T20:18:00Z"/>
                  <w:noProof/>
                </w:rPr>
              </w:rPrChange>
            </w:rPr>
          </w:pPr>
          <w:del w:id="392" w:author="feranmi timilehin" w:date="2026-03-28T17:48:00Z" w16du:dateUtc="2026-03-28T20:18:00Z">
            <w:r w:rsidRPr="00E80413" w:rsidDel="00E80413">
              <w:rPr>
                <w:rStyle w:val="Hyperlink"/>
                <w:rFonts w:ascii="Times New Roman" w:hAnsi="Times New Roman" w:cs="Times New Roman"/>
                <w:noProof/>
                <w:rPrChange w:id="393" w:author="feranmi timilehin" w:date="2026-03-28T17:48:00Z" w16du:dateUtc="2026-03-28T20:18:00Z">
                  <w:rPr>
                    <w:rStyle w:val="Hyperlink"/>
                    <w:noProof/>
                  </w:rPr>
                </w:rPrChange>
              </w:rPr>
              <w:delText>the role of technology in enhancing safety</w:delText>
            </w:r>
            <w:r w:rsidRPr="00E80413" w:rsidDel="00E80413">
              <w:rPr>
                <w:rFonts w:ascii="Times New Roman" w:hAnsi="Times New Roman" w:cs="Times New Roman"/>
                <w:noProof/>
                <w:webHidden/>
                <w:rPrChange w:id="394" w:author="feranmi timilehin" w:date="2026-03-28T17:48:00Z" w16du:dateUtc="2026-03-28T20:18:00Z">
                  <w:rPr>
                    <w:noProof/>
                    <w:webHidden/>
                  </w:rPr>
                </w:rPrChange>
              </w:rPr>
              <w:tab/>
              <w:delText>4</w:delText>
            </w:r>
          </w:del>
        </w:p>
        <w:p w14:paraId="726AF21D" w14:textId="145A57EB" w:rsidR="00E80413" w:rsidRPr="00E80413" w:rsidDel="00E80413" w:rsidRDefault="00E80413">
          <w:pPr>
            <w:pStyle w:val="TOC1"/>
            <w:tabs>
              <w:tab w:val="right" w:leader="dot" w:pos="9350"/>
            </w:tabs>
            <w:rPr>
              <w:del w:id="395" w:author="feranmi timilehin" w:date="2026-03-28T17:48:00Z" w16du:dateUtc="2026-03-28T20:18:00Z"/>
              <w:rFonts w:ascii="Times New Roman" w:hAnsi="Times New Roman" w:cs="Times New Roman"/>
              <w:noProof/>
              <w:rPrChange w:id="396" w:author="feranmi timilehin" w:date="2026-03-28T17:48:00Z" w16du:dateUtc="2026-03-28T20:18:00Z">
                <w:rPr>
                  <w:del w:id="397" w:author="feranmi timilehin" w:date="2026-03-28T17:48:00Z" w16du:dateUtc="2026-03-28T20:18:00Z"/>
                  <w:noProof/>
                </w:rPr>
              </w:rPrChange>
            </w:rPr>
          </w:pPr>
          <w:del w:id="398" w:author="feranmi timilehin" w:date="2026-03-28T17:48:00Z" w16du:dateUtc="2026-03-28T20:18:00Z">
            <w:r w:rsidRPr="00E80413" w:rsidDel="00E80413">
              <w:rPr>
                <w:rStyle w:val="Hyperlink"/>
                <w:rFonts w:ascii="Times New Roman" w:hAnsi="Times New Roman" w:cs="Times New Roman"/>
                <w:noProof/>
                <w:rPrChange w:id="399" w:author="feranmi timilehin" w:date="2026-03-28T17:48:00Z" w16du:dateUtc="2026-03-28T20:18:00Z">
                  <w:rPr>
                    <w:rStyle w:val="Hyperlink"/>
                    <w:noProof/>
                  </w:rPr>
                </w:rPrChange>
              </w:rPr>
              <w:delText>building a culture of safety</w:delText>
            </w:r>
            <w:r w:rsidRPr="00E80413" w:rsidDel="00E80413">
              <w:rPr>
                <w:rFonts w:ascii="Times New Roman" w:hAnsi="Times New Roman" w:cs="Times New Roman"/>
                <w:noProof/>
                <w:webHidden/>
                <w:rPrChange w:id="400" w:author="feranmi timilehin" w:date="2026-03-28T17:48:00Z" w16du:dateUtc="2026-03-28T20:18:00Z">
                  <w:rPr>
                    <w:noProof/>
                    <w:webHidden/>
                  </w:rPr>
                </w:rPrChange>
              </w:rPr>
              <w:tab/>
              <w:delText>4</w:delText>
            </w:r>
          </w:del>
        </w:p>
        <w:p w14:paraId="0BD72ECF" w14:textId="1B1B06ED" w:rsidR="00E80413" w:rsidRPr="00E80413" w:rsidDel="00E80413" w:rsidRDefault="00E80413">
          <w:pPr>
            <w:pStyle w:val="TOC1"/>
            <w:tabs>
              <w:tab w:val="right" w:leader="dot" w:pos="9350"/>
            </w:tabs>
            <w:rPr>
              <w:del w:id="401" w:author="feranmi timilehin" w:date="2026-03-28T17:48:00Z" w16du:dateUtc="2026-03-28T20:18:00Z"/>
              <w:rFonts w:ascii="Times New Roman" w:hAnsi="Times New Roman" w:cs="Times New Roman"/>
              <w:noProof/>
              <w:rPrChange w:id="402" w:author="feranmi timilehin" w:date="2026-03-28T17:48:00Z" w16du:dateUtc="2026-03-28T20:18:00Z">
                <w:rPr>
                  <w:del w:id="403" w:author="feranmi timilehin" w:date="2026-03-28T17:48:00Z" w16du:dateUtc="2026-03-28T20:18:00Z"/>
                  <w:noProof/>
                </w:rPr>
              </w:rPrChange>
            </w:rPr>
          </w:pPr>
          <w:del w:id="404" w:author="feranmi timilehin" w:date="2026-03-28T17:48:00Z" w16du:dateUtc="2026-03-28T20:18:00Z">
            <w:r w:rsidRPr="00E80413" w:rsidDel="00E80413">
              <w:rPr>
                <w:rStyle w:val="Hyperlink"/>
                <w:rFonts w:ascii="Times New Roman" w:hAnsi="Times New Roman" w:cs="Times New Roman"/>
                <w:noProof/>
                <w:rPrChange w:id="405" w:author="feranmi timilehin" w:date="2026-03-28T17:48:00Z" w16du:dateUtc="2026-03-28T20:18:00Z">
                  <w:rPr>
                    <w:rStyle w:val="Hyperlink"/>
                    <w:noProof/>
                  </w:rPr>
                </w:rPrChange>
              </w:rPr>
              <w:delText>conclusion</w:delText>
            </w:r>
            <w:r w:rsidRPr="00E80413" w:rsidDel="00E80413">
              <w:rPr>
                <w:rFonts w:ascii="Times New Roman" w:hAnsi="Times New Roman" w:cs="Times New Roman"/>
                <w:noProof/>
                <w:webHidden/>
                <w:rPrChange w:id="406" w:author="feranmi timilehin" w:date="2026-03-28T17:48:00Z" w16du:dateUtc="2026-03-28T20:18:00Z">
                  <w:rPr>
                    <w:noProof/>
                    <w:webHidden/>
                  </w:rPr>
                </w:rPrChange>
              </w:rPr>
              <w:tab/>
              <w:delText>5</w:delText>
            </w:r>
          </w:del>
        </w:p>
        <w:p w14:paraId="592B80CE" w14:textId="6AE94D7D" w:rsidR="00E80413" w:rsidRPr="00E80413" w:rsidDel="00E80413" w:rsidRDefault="00E80413">
          <w:pPr>
            <w:pStyle w:val="TOC1"/>
            <w:tabs>
              <w:tab w:val="right" w:leader="dot" w:pos="9350"/>
            </w:tabs>
            <w:rPr>
              <w:del w:id="407" w:author="feranmi timilehin" w:date="2026-03-28T17:48:00Z" w16du:dateUtc="2026-03-28T20:18:00Z"/>
              <w:rFonts w:ascii="Times New Roman" w:hAnsi="Times New Roman" w:cs="Times New Roman"/>
              <w:noProof/>
              <w:rPrChange w:id="408" w:author="feranmi timilehin" w:date="2026-03-28T17:48:00Z" w16du:dateUtc="2026-03-28T20:18:00Z">
                <w:rPr>
                  <w:del w:id="409" w:author="feranmi timilehin" w:date="2026-03-28T17:48:00Z" w16du:dateUtc="2026-03-28T20:18:00Z"/>
                  <w:noProof/>
                </w:rPr>
              </w:rPrChange>
            </w:rPr>
          </w:pPr>
          <w:del w:id="410" w:author="feranmi timilehin" w:date="2026-03-28T17:48:00Z" w16du:dateUtc="2026-03-28T20:18:00Z">
            <w:r w:rsidRPr="00E80413" w:rsidDel="00E80413">
              <w:rPr>
                <w:rStyle w:val="Hyperlink"/>
                <w:rFonts w:ascii="Times New Roman" w:hAnsi="Times New Roman" w:cs="Times New Roman"/>
                <w:noProof/>
                <w:rPrChange w:id="411" w:author="feranmi timilehin" w:date="2026-03-28T17:48:00Z" w16du:dateUtc="2026-03-28T20:18:00Z">
                  <w:rPr>
                    <w:rStyle w:val="Hyperlink"/>
                    <w:noProof/>
                  </w:rPr>
                </w:rPrChange>
              </w:rPr>
              <w:delText>Bibliography</w:delText>
            </w:r>
            <w:r w:rsidRPr="00E80413" w:rsidDel="00E80413">
              <w:rPr>
                <w:rFonts w:ascii="Times New Roman" w:hAnsi="Times New Roman" w:cs="Times New Roman"/>
                <w:noProof/>
                <w:webHidden/>
                <w:rPrChange w:id="412" w:author="feranmi timilehin" w:date="2026-03-28T17:48:00Z" w16du:dateUtc="2026-03-28T20:18:00Z">
                  <w:rPr>
                    <w:noProof/>
                    <w:webHidden/>
                  </w:rPr>
                </w:rPrChange>
              </w:rPr>
              <w:tab/>
              <w:delText>6</w:delText>
            </w:r>
          </w:del>
        </w:p>
        <w:p w14:paraId="19500B54" w14:textId="09A75843" w:rsidR="00E80413" w:rsidRPr="00E80413" w:rsidRDefault="00E80413">
          <w:pPr>
            <w:rPr>
              <w:ins w:id="413" w:author="feranmi timilehin" w:date="2026-03-28T17:47:00Z" w16du:dateUtc="2026-03-28T20:17:00Z"/>
              <w:rFonts w:ascii="Times New Roman" w:hAnsi="Times New Roman" w:cs="Times New Roman"/>
              <w:rPrChange w:id="414" w:author="feranmi timilehin" w:date="2026-03-28T17:48:00Z" w16du:dateUtc="2026-03-28T20:18:00Z">
                <w:rPr>
                  <w:ins w:id="415" w:author="feranmi timilehin" w:date="2026-03-28T17:47:00Z" w16du:dateUtc="2026-03-28T20:17:00Z"/>
                </w:rPr>
              </w:rPrChange>
            </w:rPr>
          </w:pPr>
          <w:ins w:id="416" w:author="feranmi timilehin" w:date="2026-03-28T17:47:00Z" w16du:dateUtc="2026-03-28T20:17:00Z">
            <w:r w:rsidRPr="00E80413">
              <w:rPr>
                <w:rFonts w:ascii="Times New Roman" w:hAnsi="Times New Roman" w:cs="Times New Roman"/>
                <w:b/>
                <w:bCs/>
                <w:noProof/>
                <w:rPrChange w:id="417" w:author="feranmi timilehin" w:date="2026-03-28T17:48:00Z" w16du:dateUtc="2026-03-28T20:18:00Z">
                  <w:rPr>
                    <w:b/>
                    <w:bCs/>
                    <w:noProof/>
                  </w:rPr>
                </w:rPrChange>
              </w:rPr>
              <w:fldChar w:fldCharType="end"/>
            </w:r>
          </w:ins>
        </w:p>
        <w:customXmlInsRangeStart w:id="418" w:author="feranmi timilehin" w:date="2026-03-28T17:47:00Z"/>
      </w:sdtContent>
    </w:sdt>
    <w:customXmlInsRangeEnd w:id="418"/>
    <w:p w14:paraId="692A0694" w14:textId="64CB87AC" w:rsidR="00E80413" w:rsidRPr="00E80413" w:rsidRDefault="00E80413" w:rsidP="00E80413">
      <w:pPr>
        <w:pStyle w:val="Title"/>
        <w:rPr>
          <w:ins w:id="419" w:author="feranmi timilehin" w:date="2026-03-28T17:45:00Z" w16du:dateUtc="2026-03-28T20:15:00Z"/>
          <w:rFonts w:ascii="Times New Roman" w:hAnsi="Times New Roman" w:cs="Times New Roman"/>
          <w:rPrChange w:id="420" w:author="feranmi timilehin" w:date="2026-03-28T17:48:00Z" w16du:dateUtc="2026-03-28T20:18:00Z">
            <w:rPr>
              <w:ins w:id="421" w:author="feranmi timilehin" w:date="2026-03-28T17:45:00Z" w16du:dateUtc="2026-03-28T20:15:00Z"/>
            </w:rPr>
          </w:rPrChange>
        </w:rPr>
        <w:pPrChange w:id="422" w:author="feranmi timilehin" w:date="2026-03-28T17:46:00Z" w16du:dateUtc="2026-03-28T20:16:00Z">
          <w:pPr>
            <w:spacing w:before="0" w:after="160"/>
          </w:pPr>
        </w:pPrChange>
      </w:pPr>
      <w:ins w:id="423" w:author="feranmi timilehin" w:date="2026-03-28T17:45:00Z" w16du:dateUtc="2026-03-28T20:15:00Z">
        <w:r w:rsidRPr="00E80413">
          <w:rPr>
            <w:rFonts w:ascii="Times New Roman" w:hAnsi="Times New Roman" w:cs="Times New Roman"/>
            <w:rPrChange w:id="424" w:author="feranmi timilehin" w:date="2026-03-28T17:48:00Z" w16du:dateUtc="2026-03-28T20:18:00Z">
              <w:rPr/>
            </w:rPrChange>
          </w:rPr>
          <w:br w:type="page"/>
        </w:r>
      </w:ins>
    </w:p>
    <w:p w14:paraId="0CFCF319" w14:textId="184D5106" w:rsidR="004A33D8" w:rsidRPr="00E80413" w:rsidRDefault="004A33D8" w:rsidP="00D467DF">
      <w:pPr>
        <w:pStyle w:val="Title"/>
        <w:jc w:val="center"/>
        <w:rPr>
          <w:rFonts w:ascii="Times New Roman" w:hAnsi="Times New Roman" w:cs="Times New Roman"/>
          <w:rPrChange w:id="425" w:author="feranmi timilehin" w:date="2026-03-28T17:48:00Z" w16du:dateUtc="2026-03-28T20:18:00Z">
            <w:rPr/>
          </w:rPrChange>
        </w:rPr>
        <w:pPrChange w:id="426" w:author="feranmi timilehin" w:date="2026-03-28T16:44:00Z" w16du:dateUtc="2026-03-28T19:14:00Z">
          <w:pPr/>
        </w:pPrChange>
      </w:pPr>
      <w:r w:rsidRPr="00E80413">
        <w:rPr>
          <w:rFonts w:ascii="Times New Roman" w:hAnsi="Times New Roman" w:cs="Times New Roman"/>
          <w:rPrChange w:id="427" w:author="feranmi timilehin" w:date="2026-03-28T17:48:00Z" w16du:dateUtc="2026-03-28T20:18:00Z">
            <w:rPr/>
          </w:rPrChange>
        </w:rPr>
        <w:lastRenderedPageBreak/>
        <w:t>The Thrill of the Ride</w:t>
      </w:r>
    </w:p>
    <w:p w14:paraId="73AE3EF2" w14:textId="4C950C12" w:rsidR="00D843AF" w:rsidRPr="00E80413" w:rsidRDefault="004A33D8" w:rsidP="00D467DF">
      <w:pPr>
        <w:pStyle w:val="Subtitle"/>
        <w:jc w:val="center"/>
        <w:rPr>
          <w:rFonts w:ascii="Times New Roman" w:hAnsi="Times New Roman" w:cs="Times New Roman"/>
          <w:rPrChange w:id="428" w:author="feranmi timilehin" w:date="2026-03-28T17:48:00Z" w16du:dateUtc="2026-03-28T20:18:00Z">
            <w:rPr/>
          </w:rPrChange>
        </w:rPr>
        <w:pPrChange w:id="429" w:author="feranmi timilehin" w:date="2026-03-28T16:44:00Z" w16du:dateUtc="2026-03-28T19:14:00Z">
          <w:pPr/>
        </w:pPrChange>
      </w:pPr>
      <w:r w:rsidRPr="00E80413">
        <w:rPr>
          <w:rFonts w:ascii="Times New Roman" w:hAnsi="Times New Roman" w:cs="Times New Roman"/>
          <w:rPrChange w:id="430" w:author="feranmi timilehin" w:date="2026-03-28T17:48:00Z" w16du:dateUtc="2026-03-28T20:18:00Z">
            <w:rPr/>
          </w:rPrChange>
        </w:rPr>
        <w:t>A Guide to Road and Mountain Bike Safety</w:t>
      </w:r>
    </w:p>
    <w:p w14:paraId="78816822" w14:textId="77777777" w:rsidR="007C0CF2" w:rsidRPr="00E80413" w:rsidRDefault="007C0CF2" w:rsidP="007C0CF2">
      <w:pPr>
        <w:spacing w:before="0" w:after="160"/>
        <w:rPr>
          <w:ins w:id="431" w:author="feranmi timilehin" w:date="2026-03-28T17:42:00Z" w16du:dateUtc="2026-03-28T20:12:00Z"/>
          <w:rFonts w:ascii="Times New Roman" w:hAnsi="Times New Roman" w:cs="Times New Roman"/>
          <w:lang w:val="en-CA"/>
          <w:rPrChange w:id="432" w:author="feranmi timilehin" w:date="2026-03-28T17:48:00Z" w16du:dateUtc="2026-03-28T20:18:00Z">
            <w:rPr>
              <w:ins w:id="433" w:author="feranmi timilehin" w:date="2026-03-28T17:42:00Z" w16du:dateUtc="2026-03-28T20:12:00Z"/>
              <w:lang w:val="en-CA"/>
            </w:rPr>
          </w:rPrChange>
        </w:rPr>
      </w:pPr>
      <w:commentRangeStart w:id="434"/>
      <w:r w:rsidRPr="00E80413">
        <w:rPr>
          <w:rFonts w:ascii="Times New Roman" w:hAnsi="Times New Roman" w:cs="Times New Roman"/>
          <w:lang w:val="en-CA"/>
          <w:rPrChange w:id="435" w:author="feranmi timilehin" w:date="2026-03-28T17:48:00Z" w16du:dateUtc="2026-03-28T20:18:00Z">
            <w:rPr>
              <w:lang w:val="en-CA"/>
            </w:rPr>
          </w:rPrChange>
        </w:rPr>
        <w:t>Cycling</w:t>
      </w:r>
      <w:commentRangeEnd w:id="434"/>
      <w:ins w:id="436" w:author="feranmi timilehin" w:date="2026-03-28T17:45:00Z" w16du:dateUtc="2026-03-28T20:15:00Z">
        <w:r w:rsidR="00D467DF" w:rsidRPr="00E80413">
          <w:rPr>
            <w:rStyle w:val="CommentReference"/>
            <w:rFonts w:ascii="Times New Roman" w:hAnsi="Times New Roman" w:cs="Times New Roman"/>
            <w:sz w:val="22"/>
            <w:szCs w:val="24"/>
            <w:lang w:val="en-CA"/>
            <w:rPrChange w:id="437" w:author="feranmi timilehin" w:date="2026-03-28T17:48:00Z" w16du:dateUtc="2026-03-28T20:18:00Z">
              <w:rPr>
                <w:rStyle w:val="CommentReference"/>
                <w:sz w:val="22"/>
                <w:szCs w:val="24"/>
                <w:lang w:val="en-CA"/>
              </w:rPr>
            </w:rPrChange>
          </w:rPr>
          <w:commentReference w:id="434"/>
        </w:r>
      </w:ins>
      <w:r w:rsidRPr="00E80413">
        <w:rPr>
          <w:rFonts w:ascii="Times New Roman" w:hAnsi="Times New Roman" w:cs="Times New Roman"/>
          <w:lang w:val="en-CA"/>
          <w:rPrChange w:id="438" w:author="feranmi timilehin" w:date="2026-03-28T17:48:00Z" w16du:dateUtc="2026-03-28T20:18:00Z">
            <w:rPr>
              <w:lang w:val="en-CA"/>
            </w:rPr>
          </w:rPrChange>
        </w:rPr>
        <w:t xml:space="preserve"> continues to grow as both a recreational activity and a practical mode of transportation. Whether navigating busy urban streets or exploring rugged off</w:t>
      </w:r>
      <w:r w:rsidRPr="00E80413">
        <w:rPr>
          <w:rFonts w:ascii="Times New Roman" w:hAnsi="Times New Roman" w:cs="Times New Roman"/>
          <w:lang w:val="en-CA"/>
          <w:rPrChange w:id="439" w:author="feranmi timilehin" w:date="2026-03-28T17:48:00Z" w16du:dateUtc="2026-03-28T20:18:00Z">
            <w:rPr>
              <w:lang w:val="en-CA"/>
            </w:rPr>
          </w:rPrChange>
        </w:rPr>
        <w:noBreakHyphen/>
        <w:t>road trails, cyclists face a range of safety challenges that require awareness, preparation, and responsible riding habits. Road cycling and mountain biking share foundational safety principles, yet each environment introduces unique risks that demand specific strategies. This report examines the key elements of safety in both disciplines, highlighting equipment considerations, environmental factors, rider behaviour, and best practices for reducing accidents and injuries.</w:t>
      </w:r>
    </w:p>
    <w:p w14:paraId="64902C82" w14:textId="25428A72" w:rsidR="00E80413" w:rsidRPr="00E80413" w:rsidRDefault="00E80413" w:rsidP="007C0CF2">
      <w:pPr>
        <w:spacing w:before="0" w:after="160"/>
        <w:rPr>
          <w:rFonts w:ascii="Times New Roman" w:hAnsi="Times New Roman" w:cs="Times New Roman"/>
          <w:lang w:val="en-CA"/>
          <w:rPrChange w:id="440" w:author="feranmi timilehin" w:date="2026-03-28T17:48:00Z" w16du:dateUtc="2026-03-28T20:18:00Z">
            <w:rPr>
              <w:lang w:val="en-CA"/>
            </w:rPr>
          </w:rPrChange>
        </w:rPr>
      </w:pPr>
      <w:ins w:id="441" w:author="feranmi timilehin" w:date="2026-03-28T17:44:00Z" w16du:dateUtc="2026-03-28T20:14:00Z">
        <w:r w:rsidRPr="00E80413">
          <w:rPr>
            <w:rStyle w:val="EndnoteReference"/>
            <w:rFonts w:ascii="Times New Roman" w:hAnsi="Times New Roman" w:cs="Times New Roman"/>
            <w:lang w:val="en-CA"/>
            <w:rPrChange w:id="442" w:author="feranmi timilehin" w:date="2026-03-28T17:48:00Z" w16du:dateUtc="2026-03-28T20:18:00Z">
              <w:rPr>
                <w:rStyle w:val="EndnoteReference"/>
                <w:lang w:val="en-CA"/>
              </w:rPr>
            </w:rPrChange>
          </w:rPr>
          <w:endnoteReference w:id="1"/>
        </w:r>
      </w:ins>
    </w:p>
    <w:p w14:paraId="1784E6A0" w14:textId="7E04AB87" w:rsidR="007C0CF2" w:rsidRPr="00E80413" w:rsidRDefault="00D467DF" w:rsidP="00D467DF">
      <w:pPr>
        <w:pStyle w:val="Heading1"/>
        <w:rPr>
          <w:rFonts w:ascii="Times New Roman" w:hAnsi="Times New Roman" w:cs="Times New Roman"/>
          <w:rPrChange w:id="446" w:author="feranmi timilehin" w:date="2026-03-28T17:48:00Z" w16du:dateUtc="2026-03-28T20:18:00Z">
            <w:rPr>
              <w:b/>
              <w:bCs/>
            </w:rPr>
          </w:rPrChange>
        </w:rPr>
        <w:pPrChange w:id="447" w:author="feranmi timilehin" w:date="2026-03-28T16:52:00Z" w16du:dateUtc="2026-03-28T19:22:00Z">
          <w:pPr>
            <w:spacing w:before="0" w:after="160"/>
          </w:pPr>
        </w:pPrChange>
      </w:pPr>
      <w:bookmarkStart w:id="448" w:name="_Toc225612508"/>
      <w:r w:rsidRPr="00E80413">
        <w:rPr>
          <w:rFonts w:ascii="Times New Roman" w:hAnsi="Times New Roman" w:cs="Times New Roman"/>
          <w:rPrChange w:id="449" w:author="feranmi timilehin" w:date="2026-03-28T17:48:00Z" w16du:dateUtc="2026-03-28T20:18:00Z">
            <w:rPr/>
          </w:rPrChange>
        </w:rPr>
        <w:t>understanding the distinct environments</w:t>
      </w:r>
      <w:bookmarkEnd w:id="448"/>
    </w:p>
    <w:p w14:paraId="60904EC8" w14:textId="77777777" w:rsidR="007C0CF2" w:rsidRPr="00E80413" w:rsidRDefault="007C0CF2" w:rsidP="007C0CF2">
      <w:pPr>
        <w:spacing w:before="0" w:after="160"/>
        <w:rPr>
          <w:rFonts w:ascii="Times New Roman" w:hAnsi="Times New Roman" w:cs="Times New Roman"/>
          <w:lang w:val="en-CA"/>
          <w:rPrChange w:id="450" w:author="feranmi timilehin" w:date="2026-03-28T17:48:00Z" w16du:dateUtc="2026-03-28T20:18:00Z">
            <w:rPr>
              <w:lang w:val="en-CA"/>
            </w:rPr>
          </w:rPrChange>
        </w:rPr>
      </w:pPr>
      <w:r w:rsidRPr="00E80413">
        <w:rPr>
          <w:rFonts w:ascii="Times New Roman" w:hAnsi="Times New Roman" w:cs="Times New Roman"/>
          <w:lang w:val="en-CA"/>
          <w:rPrChange w:id="451" w:author="feranmi timilehin" w:date="2026-03-28T17:48:00Z" w16du:dateUtc="2026-03-28T20:18:00Z">
            <w:rPr>
              <w:lang w:val="en-CA"/>
            </w:rPr>
          </w:rPrChange>
        </w:rPr>
        <w:t>Road cycling typically takes place on paved streets shared with motor vehicles, pedestrians, and other cyclists. The primary hazards stem from traffic interactions, surface conditions, and visibility issues. Mountain biking, by contrast, occurs on natural terrain such as forest paths, rocky descents, and technical singletrack. The risks here arise from unpredictable surfaces, obstacles, steep gradients, and remote locations. Recognizing the differences between these environments is essential because safety measures that work well on the road may not be sufficient on a mountain trail, and vice versa.</w:t>
      </w:r>
    </w:p>
    <w:p w14:paraId="1B2B3383" w14:textId="35113459" w:rsidR="007C0CF2" w:rsidRPr="00E80413" w:rsidRDefault="00D467DF" w:rsidP="00C82EAA">
      <w:pPr>
        <w:pStyle w:val="Heading1"/>
        <w:rPr>
          <w:ins w:id="452" w:author="feranmi timilehin" w:date="2026-03-28T16:59:00Z" w16du:dateUtc="2026-03-28T19:29:00Z"/>
          <w:rFonts w:ascii="Times New Roman" w:hAnsi="Times New Roman" w:cs="Times New Roman"/>
          <w:rPrChange w:id="453" w:author="feranmi timilehin" w:date="2026-03-28T17:48:00Z" w16du:dateUtc="2026-03-28T20:18:00Z">
            <w:rPr>
              <w:ins w:id="454" w:author="feranmi timilehin" w:date="2026-03-28T16:59:00Z" w16du:dateUtc="2026-03-28T19:29:00Z"/>
            </w:rPr>
          </w:rPrChange>
        </w:rPr>
      </w:pPr>
      <w:bookmarkStart w:id="455" w:name="_Toc225612509"/>
      <w:r w:rsidRPr="00E80413">
        <w:rPr>
          <w:rFonts w:ascii="Times New Roman" w:hAnsi="Times New Roman" w:cs="Times New Roman"/>
          <w:rPrChange w:id="456" w:author="feranmi timilehin" w:date="2026-03-28T17:48:00Z" w16du:dateUtc="2026-03-28T20:18:00Z">
            <w:rPr/>
          </w:rPrChange>
        </w:rPr>
        <w:t>essential safety equipment</w:t>
      </w:r>
      <w:bookmarkEnd w:id="455"/>
    </w:p>
    <w:p w14:paraId="6BDFE96C" w14:textId="44F9E8A9" w:rsidR="00C82EAA" w:rsidRPr="00E80413" w:rsidRDefault="00C82EAA" w:rsidP="00DA258A">
      <w:pPr>
        <w:pStyle w:val="Heading2"/>
        <w:rPr>
          <w:rFonts w:ascii="Times New Roman" w:hAnsi="Times New Roman" w:cs="Times New Roman"/>
          <w:rPrChange w:id="457" w:author="feranmi timilehin" w:date="2026-03-28T17:48:00Z" w16du:dateUtc="2026-03-28T20:18:00Z">
            <w:rPr/>
          </w:rPrChange>
        </w:rPr>
        <w:pPrChange w:id="458" w:author="feranmi timilehin" w:date="2026-03-28T17:03:00Z" w16du:dateUtc="2026-03-28T19:33:00Z">
          <w:pPr/>
        </w:pPrChange>
      </w:pPr>
      <w:bookmarkStart w:id="459" w:name="_Toc225612510"/>
      <w:ins w:id="460" w:author="feranmi timilehin" w:date="2026-03-28T16:59:00Z">
        <w:r w:rsidRPr="00E80413">
          <w:rPr>
            <w:rFonts w:ascii="Times New Roman" w:hAnsi="Times New Roman" w:cs="Times New Roman"/>
            <w:rPrChange w:id="461" w:author="feranmi timilehin" w:date="2026-03-28T17:48:00Z" w16du:dateUtc="2026-03-28T20:18:00Z">
              <w:rPr/>
            </w:rPrChange>
          </w:rPr>
          <w:t>Helmet and Protective Gear</w:t>
        </w:r>
      </w:ins>
      <w:bookmarkEnd w:id="459"/>
    </w:p>
    <w:p w14:paraId="6363EECC" w14:textId="77777777" w:rsidR="007C0CF2" w:rsidRPr="00E80413" w:rsidRDefault="007C0CF2" w:rsidP="007C0CF2">
      <w:pPr>
        <w:rPr>
          <w:ins w:id="462" w:author="feranmi timilehin" w:date="2026-03-28T17:00:00Z" w16du:dateUtc="2026-03-28T19:30:00Z"/>
          <w:rFonts w:ascii="Times New Roman" w:hAnsi="Times New Roman" w:cs="Times New Roman"/>
          <w:lang w:val="en-CA"/>
          <w:rPrChange w:id="463" w:author="feranmi timilehin" w:date="2026-03-28T17:48:00Z" w16du:dateUtc="2026-03-28T20:18:00Z">
            <w:rPr>
              <w:ins w:id="464" w:author="feranmi timilehin" w:date="2026-03-28T17:00:00Z" w16du:dateUtc="2026-03-28T19:30:00Z"/>
              <w:lang w:val="en-CA"/>
            </w:rPr>
          </w:rPrChange>
        </w:rPr>
      </w:pPr>
      <w:r w:rsidRPr="00E80413">
        <w:rPr>
          <w:rFonts w:ascii="Times New Roman" w:hAnsi="Times New Roman" w:cs="Times New Roman"/>
          <w:lang w:val="en-CA"/>
          <w:rPrChange w:id="465" w:author="feranmi timilehin" w:date="2026-03-28T17:48:00Z" w16du:dateUtc="2026-03-28T20:18:00Z">
            <w:rPr>
              <w:lang w:val="en-CA"/>
            </w:rPr>
          </w:rPrChange>
        </w:rPr>
        <w:t>A properly fitted helmet remains the most critical piece of safety equipment for all cyclists. Modern helmets are designed to absorb impact forces and reduce the risk of head injury. Road cyclists often choose lightweight, aerodynamic helmets with ample ventilation, while mountain bikers may opt for models with extended rear coverage or full</w:t>
      </w:r>
      <w:r w:rsidRPr="00E80413">
        <w:rPr>
          <w:rFonts w:ascii="Times New Roman" w:hAnsi="Times New Roman" w:cs="Times New Roman"/>
          <w:lang w:val="en-CA"/>
          <w:rPrChange w:id="466" w:author="feranmi timilehin" w:date="2026-03-28T17:48:00Z" w16du:dateUtc="2026-03-28T20:18:00Z">
            <w:rPr>
              <w:lang w:val="en-CA"/>
            </w:rPr>
          </w:rPrChange>
        </w:rPr>
        <w:noBreakHyphen/>
        <w:t>face protection for downhill riding. Protective eyewear is also important in both settings, shielding the eyes from debris, insects, and harsh sunlight.</w:t>
      </w:r>
    </w:p>
    <w:p w14:paraId="5DA978F6" w14:textId="02773251" w:rsidR="00C82EAA" w:rsidRPr="00E80413" w:rsidRDefault="00C82EAA" w:rsidP="00DA258A">
      <w:pPr>
        <w:pStyle w:val="Heading2"/>
        <w:rPr>
          <w:rFonts w:ascii="Times New Roman" w:hAnsi="Times New Roman" w:cs="Times New Roman"/>
          <w:lang w:val="en-CA"/>
          <w:rPrChange w:id="467" w:author="feranmi timilehin" w:date="2026-03-28T17:48:00Z" w16du:dateUtc="2026-03-28T20:18:00Z">
            <w:rPr>
              <w:lang w:val="en-CA"/>
            </w:rPr>
          </w:rPrChange>
        </w:rPr>
      </w:pPr>
      <w:bookmarkStart w:id="468" w:name="_Toc225612511"/>
      <w:ins w:id="469" w:author="feranmi timilehin" w:date="2026-03-28T17:00:00Z">
        <w:r w:rsidRPr="00E80413">
          <w:rPr>
            <w:rFonts w:ascii="Times New Roman" w:hAnsi="Times New Roman" w:cs="Times New Roman"/>
            <w:rPrChange w:id="470" w:author="feranmi timilehin" w:date="2026-03-28T17:48:00Z" w16du:dateUtc="2026-03-28T20:18:00Z">
              <w:rPr/>
            </w:rPrChange>
          </w:rPr>
          <w:t>Clothing and Visibility</w:t>
        </w:r>
      </w:ins>
      <w:bookmarkEnd w:id="468"/>
    </w:p>
    <w:p w14:paraId="0BCCE985" w14:textId="77777777" w:rsidR="007C0CF2" w:rsidRPr="00E80413" w:rsidRDefault="007C0CF2" w:rsidP="007C0CF2">
      <w:pPr>
        <w:rPr>
          <w:ins w:id="471" w:author="feranmi timilehin" w:date="2026-03-28T17:00:00Z" w16du:dateUtc="2026-03-28T19:30:00Z"/>
          <w:rFonts w:ascii="Times New Roman" w:hAnsi="Times New Roman" w:cs="Times New Roman"/>
          <w:lang w:val="en-CA"/>
          <w:rPrChange w:id="472" w:author="feranmi timilehin" w:date="2026-03-28T17:48:00Z" w16du:dateUtc="2026-03-28T20:18:00Z">
            <w:rPr>
              <w:ins w:id="473" w:author="feranmi timilehin" w:date="2026-03-28T17:00:00Z" w16du:dateUtc="2026-03-28T19:30:00Z"/>
              <w:lang w:val="en-CA"/>
            </w:rPr>
          </w:rPrChange>
        </w:rPr>
      </w:pPr>
      <w:r w:rsidRPr="00E80413">
        <w:rPr>
          <w:rFonts w:ascii="Times New Roman" w:hAnsi="Times New Roman" w:cs="Times New Roman"/>
          <w:lang w:val="en-CA"/>
          <w:rPrChange w:id="474" w:author="feranmi timilehin" w:date="2026-03-28T17:48:00Z" w16du:dateUtc="2026-03-28T20:18:00Z">
            <w:rPr>
              <w:lang w:val="en-CA"/>
            </w:rPr>
          </w:rPrChange>
        </w:rPr>
        <w:t>Clothing plays a significant role in safety. Road cyclists benefit from high</w:t>
      </w:r>
      <w:r w:rsidRPr="00E80413">
        <w:rPr>
          <w:rFonts w:ascii="Times New Roman" w:hAnsi="Times New Roman" w:cs="Times New Roman"/>
          <w:lang w:val="en-CA"/>
          <w:rPrChange w:id="475" w:author="feranmi timilehin" w:date="2026-03-28T17:48:00Z" w16du:dateUtc="2026-03-28T20:18:00Z">
            <w:rPr>
              <w:lang w:val="en-CA"/>
            </w:rPr>
          </w:rPrChange>
        </w:rPr>
        <w:noBreakHyphen/>
        <w:t>visibility apparel that increases their presence in traffic, especially in low</w:t>
      </w:r>
      <w:r w:rsidRPr="00E80413">
        <w:rPr>
          <w:rFonts w:ascii="Times New Roman" w:hAnsi="Times New Roman" w:cs="Times New Roman"/>
          <w:lang w:val="en-CA"/>
          <w:rPrChange w:id="476" w:author="feranmi timilehin" w:date="2026-03-28T17:48:00Z" w16du:dateUtc="2026-03-28T20:18:00Z">
            <w:rPr>
              <w:lang w:val="en-CA"/>
            </w:rPr>
          </w:rPrChange>
        </w:rPr>
        <w:noBreakHyphen/>
        <w:t>light conditions. Mountain bikers typically wear more durable clothing to withstand falls, branches, and abrasive surfaces. Gloves improve grip and protect the hands during a crash, while padded shorts reduce fatigue and discomfort, helping riders maintain better control of their bikes.</w:t>
      </w:r>
    </w:p>
    <w:p w14:paraId="540EE2AD" w14:textId="582F03C1" w:rsidR="00C82EAA" w:rsidRPr="00E80413" w:rsidRDefault="00C82EAA" w:rsidP="00DA258A">
      <w:pPr>
        <w:pStyle w:val="Heading2"/>
        <w:rPr>
          <w:rFonts w:ascii="Times New Roman" w:hAnsi="Times New Roman" w:cs="Times New Roman"/>
          <w:lang w:val="en-CA"/>
          <w:rPrChange w:id="477" w:author="feranmi timilehin" w:date="2026-03-28T17:48:00Z" w16du:dateUtc="2026-03-28T20:18:00Z">
            <w:rPr>
              <w:lang w:val="en-CA"/>
            </w:rPr>
          </w:rPrChange>
        </w:rPr>
        <w:pPrChange w:id="478" w:author="feranmi timilehin" w:date="2026-03-28T17:03:00Z" w16du:dateUtc="2026-03-28T19:33:00Z">
          <w:pPr>
            <w:spacing w:before="0" w:after="160"/>
          </w:pPr>
        </w:pPrChange>
      </w:pPr>
      <w:bookmarkStart w:id="479" w:name="_Toc225612512"/>
      <w:ins w:id="480" w:author="feranmi timilehin" w:date="2026-03-28T17:00:00Z">
        <w:r w:rsidRPr="00E80413">
          <w:rPr>
            <w:rFonts w:ascii="Times New Roman" w:hAnsi="Times New Roman" w:cs="Times New Roman"/>
            <w:rPrChange w:id="481" w:author="feranmi timilehin" w:date="2026-03-28T17:48:00Z" w16du:dateUtc="2026-03-28T20:18:00Z">
              <w:rPr/>
            </w:rPrChange>
          </w:rPr>
          <w:t>Additional Protection for Mountain Biking</w:t>
        </w:r>
      </w:ins>
      <w:bookmarkEnd w:id="479"/>
    </w:p>
    <w:p w14:paraId="4F274BE3" w14:textId="2BC61EF1" w:rsidR="007C0CF2" w:rsidRPr="00E80413" w:rsidRDefault="007C0CF2" w:rsidP="007C0CF2">
      <w:pPr>
        <w:spacing w:before="0" w:after="160"/>
        <w:rPr>
          <w:rFonts w:ascii="Times New Roman" w:hAnsi="Times New Roman" w:cs="Times New Roman"/>
          <w:lang w:val="en-CA"/>
          <w:rPrChange w:id="482" w:author="feranmi timilehin" w:date="2026-03-28T17:48:00Z" w16du:dateUtc="2026-03-28T20:18:00Z">
            <w:rPr>
              <w:lang w:val="en-CA"/>
            </w:rPr>
          </w:rPrChange>
        </w:rPr>
      </w:pPr>
      <w:r w:rsidRPr="00E80413">
        <w:rPr>
          <w:rFonts w:ascii="Times New Roman" w:hAnsi="Times New Roman" w:cs="Times New Roman"/>
          <w:lang w:val="en-CA"/>
          <w:rPrChange w:id="483" w:author="feranmi timilehin" w:date="2026-03-28T17:48:00Z" w16du:dateUtc="2026-03-28T20:18:00Z">
            <w:rPr>
              <w:lang w:val="en-CA"/>
            </w:rPr>
          </w:rPrChange>
        </w:rPr>
        <w:t>Mountain biking often requires additional protective gear</w:t>
      </w:r>
      <w:ins w:id="484" w:author="feranmi timilehin" w:date="2026-03-28T17:30:00Z" w16du:dateUtc="2026-03-28T20:00:00Z">
        <w:r w:rsidR="002E78F4" w:rsidRPr="00E80413">
          <w:rPr>
            <w:rFonts w:ascii="Times New Roman" w:hAnsi="Times New Roman" w:cs="Times New Roman"/>
            <w:lang w:val="en-CA"/>
            <w:rPrChange w:id="485" w:author="feranmi timilehin" w:date="2026-03-28T17:48:00Z" w16du:dateUtc="2026-03-28T20:18:00Z">
              <w:rPr>
                <w:lang w:val="en-CA"/>
              </w:rPr>
            </w:rPrChange>
          </w:rPr>
          <w:t>,</w:t>
        </w:r>
      </w:ins>
      <w:customXmlInsRangeStart w:id="486" w:author="feranmi timilehin" w:date="2026-03-28T17:32:00Z"/>
      <w:sdt>
        <w:sdtPr>
          <w:rPr>
            <w:rFonts w:ascii="Times New Roman" w:hAnsi="Times New Roman" w:cs="Times New Roman"/>
            <w:lang w:val="en-CA"/>
            <w:rPrChange w:id="487" w:author="feranmi timilehin" w:date="2026-03-28T17:48:00Z" w16du:dateUtc="2026-03-28T20:18:00Z">
              <w:rPr>
                <w:lang w:val="en-CA"/>
              </w:rPr>
            </w:rPrChange>
          </w:rPr>
          <w:id w:val="118894302"/>
          <w:citation/>
        </w:sdtPr>
        <w:sdtContent>
          <w:customXmlInsRangeEnd w:id="486"/>
          <w:ins w:id="488" w:author="feranmi timilehin" w:date="2026-03-28T17:32:00Z" w16du:dateUtc="2026-03-28T20:02:00Z">
            <w:r w:rsidR="002E78F4" w:rsidRPr="00E80413">
              <w:rPr>
                <w:rFonts w:ascii="Times New Roman" w:hAnsi="Times New Roman" w:cs="Times New Roman"/>
                <w:lang w:val="en-CA"/>
                <w:rPrChange w:id="489" w:author="feranmi timilehin" w:date="2026-03-28T17:48:00Z" w16du:dateUtc="2026-03-28T20:18:00Z">
                  <w:rPr>
                    <w:lang w:val="en-CA"/>
                  </w:rPr>
                </w:rPrChange>
              </w:rPr>
              <w:fldChar w:fldCharType="begin"/>
            </w:r>
            <w:r w:rsidR="002E78F4" w:rsidRPr="00E80413">
              <w:rPr>
                <w:rFonts w:ascii="Times New Roman" w:hAnsi="Times New Roman" w:cs="Times New Roman"/>
                <w:lang w:val="en-CA"/>
                <w:rPrChange w:id="490" w:author="feranmi timilehin" w:date="2026-03-28T17:48:00Z" w16du:dateUtc="2026-03-28T20:18:00Z">
                  <w:rPr>
                    <w:lang w:val="en-CA"/>
                  </w:rPr>
                </w:rPrChange>
              </w:rPr>
              <w:instrText xml:space="preserve"> CITATION Placeholder1 \l 4105 </w:instrText>
            </w:r>
          </w:ins>
          <w:r w:rsidR="002E78F4" w:rsidRPr="00E80413">
            <w:rPr>
              <w:rFonts w:ascii="Times New Roman" w:hAnsi="Times New Roman" w:cs="Times New Roman"/>
              <w:lang w:val="en-CA"/>
              <w:rPrChange w:id="491" w:author="feranmi timilehin" w:date="2026-03-28T17:48:00Z" w16du:dateUtc="2026-03-28T20:18:00Z">
                <w:rPr>
                  <w:lang w:val="en-CA"/>
                </w:rPr>
              </w:rPrChange>
            </w:rPr>
            <w:fldChar w:fldCharType="separate"/>
          </w:r>
          <w:ins w:id="492" w:author="feranmi timilehin" w:date="2026-03-28T17:32:00Z" w16du:dateUtc="2026-03-28T20:02:00Z">
            <w:r w:rsidR="002E78F4" w:rsidRPr="00E80413">
              <w:rPr>
                <w:rFonts w:ascii="Times New Roman" w:hAnsi="Times New Roman" w:cs="Times New Roman"/>
                <w:noProof/>
                <w:lang w:val="en-CA"/>
                <w:rPrChange w:id="493" w:author="feranmi timilehin" w:date="2026-03-28T17:48:00Z" w16du:dateUtc="2026-03-28T20:18:00Z">
                  <w:rPr>
                    <w:noProof/>
                    <w:lang w:val="en-CA"/>
                  </w:rPr>
                </w:rPrChange>
              </w:rPr>
              <w:t xml:space="preserve"> </w:t>
            </w:r>
            <w:r w:rsidR="002E78F4" w:rsidRPr="00E80413">
              <w:rPr>
                <w:rFonts w:ascii="Times New Roman" w:hAnsi="Times New Roman" w:cs="Times New Roman"/>
                <w:noProof/>
                <w:lang w:val="en-CA"/>
                <w:rPrChange w:id="494" w:author="feranmi timilehin" w:date="2026-03-28T17:48:00Z" w16du:dateUtc="2026-03-28T20:18:00Z">
                  <w:rPr/>
                </w:rPrChange>
              </w:rPr>
              <w:t>(Placeholder1)</w:t>
            </w:r>
            <w:r w:rsidR="002E78F4" w:rsidRPr="00E80413">
              <w:rPr>
                <w:rFonts w:ascii="Times New Roman" w:hAnsi="Times New Roman" w:cs="Times New Roman"/>
                <w:lang w:val="en-CA"/>
                <w:rPrChange w:id="495" w:author="feranmi timilehin" w:date="2026-03-28T17:48:00Z" w16du:dateUtc="2026-03-28T20:18:00Z">
                  <w:rPr>
                    <w:lang w:val="en-CA"/>
                  </w:rPr>
                </w:rPrChange>
              </w:rPr>
              <w:fldChar w:fldCharType="end"/>
            </w:r>
          </w:ins>
          <w:customXmlInsRangeStart w:id="496" w:author="feranmi timilehin" w:date="2026-03-28T17:32:00Z"/>
        </w:sdtContent>
      </w:sdt>
      <w:customXmlInsRangeEnd w:id="496"/>
      <w:r w:rsidRPr="00E80413">
        <w:rPr>
          <w:rFonts w:ascii="Times New Roman" w:hAnsi="Times New Roman" w:cs="Times New Roman"/>
          <w:lang w:val="en-CA"/>
          <w:rPrChange w:id="497" w:author="feranmi timilehin" w:date="2026-03-28T17:48:00Z" w16du:dateUtc="2026-03-28T20:18:00Z">
            <w:rPr>
              <w:lang w:val="en-CA"/>
            </w:rPr>
          </w:rPrChange>
        </w:rPr>
        <w:t xml:space="preserve"> such as knee and elbow pads, chest protectors, and</w:t>
      </w:r>
      <w:ins w:id="498" w:author="feranmi timilehin" w:date="2026-03-28T17:30:00Z" w16du:dateUtc="2026-03-28T20:00:00Z">
        <w:r w:rsidR="002E78F4" w:rsidRPr="00E80413">
          <w:rPr>
            <w:rFonts w:ascii="Times New Roman" w:hAnsi="Times New Roman" w:cs="Times New Roman"/>
            <w:lang w:val="en-CA"/>
            <w:rPrChange w:id="499" w:author="feranmi timilehin" w:date="2026-03-28T17:48:00Z" w16du:dateUtc="2026-03-28T20:18:00Z">
              <w:rPr>
                <w:lang w:val="en-CA"/>
              </w:rPr>
            </w:rPrChange>
          </w:rPr>
          <w:t>,</w:t>
        </w:r>
      </w:ins>
      <w:r w:rsidRPr="00E80413">
        <w:rPr>
          <w:rFonts w:ascii="Times New Roman" w:hAnsi="Times New Roman" w:cs="Times New Roman"/>
          <w:lang w:val="en-CA"/>
          <w:rPrChange w:id="500" w:author="feranmi timilehin" w:date="2026-03-28T17:48:00Z" w16du:dateUtc="2026-03-28T20:18:00Z">
            <w:rPr>
              <w:lang w:val="en-CA"/>
            </w:rPr>
          </w:rPrChange>
        </w:rPr>
        <w:t xml:space="preserve"> </w:t>
      </w:r>
      <w:del w:id="501" w:author="feranmi timilehin" w:date="2026-03-28T17:30:00Z" w16du:dateUtc="2026-03-28T20:00:00Z">
        <w:r w:rsidRPr="00E80413" w:rsidDel="002E78F4">
          <w:rPr>
            <w:rFonts w:ascii="Times New Roman" w:hAnsi="Times New Roman" w:cs="Times New Roman"/>
            <w:lang w:val="en-CA"/>
            <w:rPrChange w:id="502" w:author="feranmi timilehin" w:date="2026-03-28T17:48:00Z" w16du:dateUtc="2026-03-28T20:18:00Z">
              <w:rPr>
                <w:lang w:val="en-CA"/>
              </w:rPr>
            </w:rPrChange>
          </w:rPr>
          <w:delText>sometimes neck</w:delText>
        </w:r>
      </w:del>
      <w:ins w:id="503" w:author="feranmi timilehin" w:date="2026-03-28T17:30:00Z" w16du:dateUtc="2026-03-28T20:00:00Z">
        <w:r w:rsidR="002E78F4" w:rsidRPr="00E80413">
          <w:rPr>
            <w:rFonts w:ascii="Times New Roman" w:hAnsi="Times New Roman" w:cs="Times New Roman"/>
            <w:lang w:val="en-CA"/>
            <w:rPrChange w:id="504" w:author="feranmi timilehin" w:date="2026-03-28T17:48:00Z" w16du:dateUtc="2026-03-28T20:18:00Z">
              <w:rPr>
                <w:lang w:val="en-CA"/>
              </w:rPr>
            </w:rPrChange>
          </w:rPr>
          <w:t>in</w:t>
        </w:r>
      </w:ins>
      <w:r w:rsidRPr="00E80413">
        <w:rPr>
          <w:rFonts w:ascii="Times New Roman" w:hAnsi="Times New Roman" w:cs="Times New Roman"/>
          <w:lang w:val="en-CA"/>
          <w:rPrChange w:id="505" w:author="feranmi timilehin" w:date="2026-03-28T17:48:00Z" w16du:dateUtc="2026-03-28T20:18:00Z">
            <w:rPr>
              <w:lang w:val="en-CA"/>
            </w:rPr>
          </w:rPrChange>
        </w:rPr>
        <w:t xml:space="preserve"> </w:t>
      </w:r>
      <w:del w:id="506" w:author="feranmi timilehin" w:date="2026-03-28T17:30:00Z" w16du:dateUtc="2026-03-28T20:00:00Z">
        <w:r w:rsidRPr="00E80413" w:rsidDel="002E78F4">
          <w:rPr>
            <w:rFonts w:ascii="Times New Roman" w:hAnsi="Times New Roman" w:cs="Times New Roman"/>
            <w:lang w:val="en-CA"/>
            <w:rPrChange w:id="507" w:author="feranmi timilehin" w:date="2026-03-28T17:48:00Z" w16du:dateUtc="2026-03-28T20:18:00Z">
              <w:rPr>
                <w:lang w:val="en-CA"/>
              </w:rPr>
            </w:rPrChange>
          </w:rPr>
          <w:delText>braces</w:delText>
        </w:r>
      </w:del>
      <w:ins w:id="508" w:author="feranmi timilehin" w:date="2026-03-28T17:30:00Z" w16du:dateUtc="2026-03-28T20:00:00Z">
        <w:r w:rsidR="002E78F4" w:rsidRPr="00E80413">
          <w:rPr>
            <w:rFonts w:ascii="Times New Roman" w:hAnsi="Times New Roman" w:cs="Times New Roman"/>
            <w:lang w:val="en-CA"/>
            <w:rPrChange w:id="509" w:author="feranmi timilehin" w:date="2026-03-28T17:48:00Z" w16du:dateUtc="2026-03-28T20:18:00Z">
              <w:rPr>
                <w:lang w:val="en-CA"/>
              </w:rPr>
            </w:rPrChange>
          </w:rPr>
          <w:t>high-risk</w:t>
        </w:r>
      </w:ins>
      <w:r w:rsidRPr="00E80413">
        <w:rPr>
          <w:rFonts w:ascii="Times New Roman" w:hAnsi="Times New Roman" w:cs="Times New Roman"/>
          <w:lang w:val="en-CA"/>
          <w:rPrChange w:id="510" w:author="feranmi timilehin" w:date="2026-03-28T17:48:00Z" w16du:dateUtc="2026-03-28T20:18:00Z">
            <w:rPr>
              <w:lang w:val="en-CA"/>
            </w:rPr>
          </w:rPrChange>
        </w:rPr>
        <w:t xml:space="preserve"> </w:t>
      </w:r>
      <w:del w:id="511" w:author="feranmi timilehin" w:date="2026-03-28T17:30:00Z" w16du:dateUtc="2026-03-28T20:00:00Z">
        <w:r w:rsidRPr="00E80413" w:rsidDel="002E78F4">
          <w:rPr>
            <w:rFonts w:ascii="Times New Roman" w:hAnsi="Times New Roman" w:cs="Times New Roman"/>
            <w:lang w:val="en-CA"/>
            <w:rPrChange w:id="512" w:author="feranmi timilehin" w:date="2026-03-28T17:48:00Z" w16du:dateUtc="2026-03-28T20:18:00Z">
              <w:rPr>
                <w:lang w:val="en-CA"/>
              </w:rPr>
            </w:rPrChange>
          </w:rPr>
          <w:delText>for</w:delText>
        </w:r>
      </w:del>
      <w:ins w:id="513" w:author="feranmi timilehin" w:date="2026-03-28T17:30:00Z" w16du:dateUtc="2026-03-28T20:00:00Z">
        <w:r w:rsidR="002E78F4" w:rsidRPr="00E80413">
          <w:rPr>
            <w:rFonts w:ascii="Times New Roman" w:hAnsi="Times New Roman" w:cs="Times New Roman"/>
            <w:lang w:val="en-CA"/>
            <w:rPrChange w:id="514" w:author="feranmi timilehin" w:date="2026-03-28T17:48:00Z" w16du:dateUtc="2026-03-28T20:18:00Z">
              <w:rPr>
                <w:lang w:val="en-CA"/>
              </w:rPr>
            </w:rPrChange>
          </w:rPr>
          <w:t>disciplines,</w:t>
        </w:r>
      </w:ins>
      <w:r w:rsidRPr="00E80413">
        <w:rPr>
          <w:rFonts w:ascii="Times New Roman" w:hAnsi="Times New Roman" w:cs="Times New Roman"/>
          <w:lang w:val="en-CA"/>
          <w:rPrChange w:id="515" w:author="feranmi timilehin" w:date="2026-03-28T17:48:00Z" w16du:dateUtc="2026-03-28T20:18:00Z">
            <w:rPr>
              <w:lang w:val="en-CA"/>
            </w:rPr>
          </w:rPrChange>
        </w:rPr>
        <w:t xml:space="preserve"> </w:t>
      </w:r>
      <w:del w:id="516" w:author="feranmi timilehin" w:date="2026-03-28T17:30:00Z" w16du:dateUtc="2026-03-28T20:00:00Z">
        <w:r w:rsidRPr="00E80413" w:rsidDel="002E78F4">
          <w:rPr>
            <w:rFonts w:ascii="Times New Roman" w:hAnsi="Times New Roman" w:cs="Times New Roman"/>
            <w:lang w:val="en-CA"/>
            <w:rPrChange w:id="517" w:author="feranmi timilehin" w:date="2026-03-28T17:48:00Z" w16du:dateUtc="2026-03-28T20:18:00Z">
              <w:rPr>
                <w:lang w:val="en-CA"/>
              </w:rPr>
            </w:rPrChange>
          </w:rPr>
          <w:delText>high</w:delText>
        </w:r>
        <w:r w:rsidRPr="00E80413" w:rsidDel="002E78F4">
          <w:rPr>
            <w:rFonts w:ascii="Times New Roman" w:hAnsi="Times New Roman" w:cs="Times New Roman"/>
            <w:lang w:val="en-CA"/>
            <w:rPrChange w:id="518" w:author="feranmi timilehin" w:date="2026-03-28T17:48:00Z" w16du:dateUtc="2026-03-28T20:18:00Z">
              <w:rPr>
                <w:lang w:val="en-CA"/>
              </w:rPr>
            </w:rPrChange>
          </w:rPr>
          <w:noBreakHyphen/>
          <w:delText>ris</w:delText>
        </w:r>
      </w:del>
      <w:ins w:id="519" w:author="feranmi timilehin" w:date="2026-03-28T17:30:00Z" w16du:dateUtc="2026-03-28T20:00:00Z">
        <w:r w:rsidR="002E78F4" w:rsidRPr="00E80413">
          <w:rPr>
            <w:rFonts w:ascii="Times New Roman" w:hAnsi="Times New Roman" w:cs="Times New Roman"/>
            <w:lang w:val="en-CA"/>
            <w:rPrChange w:id="520" w:author="feranmi timilehin" w:date="2026-03-28T17:48:00Z" w16du:dateUtc="2026-03-28T20:18:00Z">
              <w:rPr>
                <w:lang w:val="en-CA"/>
              </w:rPr>
            </w:rPrChange>
          </w:rPr>
          <w:t>nec</w:t>
        </w:r>
      </w:ins>
      <w:r w:rsidRPr="00E80413">
        <w:rPr>
          <w:rFonts w:ascii="Times New Roman" w:hAnsi="Times New Roman" w:cs="Times New Roman"/>
          <w:lang w:val="en-CA"/>
          <w:rPrChange w:id="521" w:author="feranmi timilehin" w:date="2026-03-28T17:48:00Z" w16du:dateUtc="2026-03-28T20:18:00Z">
            <w:rPr>
              <w:lang w:val="en-CA"/>
            </w:rPr>
          </w:rPrChange>
        </w:rPr>
        <w:t xml:space="preserve">k </w:t>
      </w:r>
      <w:del w:id="522" w:author="feranmi timilehin" w:date="2026-03-28T17:30:00Z" w16du:dateUtc="2026-03-28T20:00:00Z">
        <w:r w:rsidRPr="00E80413" w:rsidDel="002E78F4">
          <w:rPr>
            <w:rFonts w:ascii="Times New Roman" w:hAnsi="Times New Roman" w:cs="Times New Roman"/>
            <w:lang w:val="en-CA"/>
            <w:rPrChange w:id="523" w:author="feranmi timilehin" w:date="2026-03-28T17:48:00Z" w16du:dateUtc="2026-03-28T20:18:00Z">
              <w:rPr>
                <w:lang w:val="en-CA"/>
              </w:rPr>
            </w:rPrChange>
          </w:rPr>
          <w:delText>disciplin</w:delText>
        </w:r>
      </w:del>
      <w:ins w:id="524" w:author="feranmi timilehin" w:date="2026-03-28T17:30:00Z" w16du:dateUtc="2026-03-28T20:00:00Z">
        <w:r w:rsidR="002E78F4" w:rsidRPr="00E80413">
          <w:rPr>
            <w:rFonts w:ascii="Times New Roman" w:hAnsi="Times New Roman" w:cs="Times New Roman"/>
            <w:lang w:val="en-CA"/>
            <w:rPrChange w:id="525" w:author="feranmi timilehin" w:date="2026-03-28T17:48:00Z" w16du:dateUtc="2026-03-28T20:18:00Z">
              <w:rPr>
                <w:lang w:val="en-CA"/>
              </w:rPr>
            </w:rPrChange>
          </w:rPr>
          <w:t>brac</w:t>
        </w:r>
      </w:ins>
      <w:r w:rsidRPr="00E80413">
        <w:rPr>
          <w:rFonts w:ascii="Times New Roman" w:hAnsi="Times New Roman" w:cs="Times New Roman"/>
          <w:lang w:val="en-CA"/>
          <w:rPrChange w:id="526" w:author="feranmi timilehin" w:date="2026-03-28T17:48:00Z" w16du:dateUtc="2026-03-28T20:18:00Z">
            <w:rPr>
              <w:lang w:val="en-CA"/>
            </w:rPr>
          </w:rPrChange>
        </w:rPr>
        <w:t>es. These items may seem excessive to casual riders, but they significantly reduce the severity of injuries on technical terrain.</w:t>
      </w:r>
    </w:p>
    <w:p w14:paraId="319722A0" w14:textId="41CAB517" w:rsidR="007C0CF2" w:rsidRPr="00E80413" w:rsidRDefault="00D467DF" w:rsidP="00D467DF">
      <w:pPr>
        <w:pStyle w:val="Heading1"/>
        <w:rPr>
          <w:rFonts w:ascii="Times New Roman" w:hAnsi="Times New Roman" w:cs="Times New Roman"/>
          <w:rPrChange w:id="527" w:author="feranmi timilehin" w:date="2026-03-28T17:48:00Z" w16du:dateUtc="2026-03-28T20:18:00Z">
            <w:rPr>
              <w:b/>
              <w:bCs/>
            </w:rPr>
          </w:rPrChange>
        </w:rPr>
        <w:pPrChange w:id="528" w:author="feranmi timilehin" w:date="2026-03-28T16:52:00Z" w16du:dateUtc="2026-03-28T19:22:00Z">
          <w:pPr>
            <w:spacing w:before="0" w:after="160"/>
          </w:pPr>
        </w:pPrChange>
      </w:pPr>
      <w:bookmarkStart w:id="529" w:name="_Toc225612513"/>
      <w:r w:rsidRPr="00E80413">
        <w:rPr>
          <w:rFonts w:ascii="Times New Roman" w:hAnsi="Times New Roman" w:cs="Times New Roman"/>
          <w:rPrChange w:id="530" w:author="feranmi timilehin" w:date="2026-03-28T17:48:00Z" w16du:dateUtc="2026-03-28T20:18:00Z">
            <w:rPr/>
          </w:rPrChange>
        </w:rPr>
        <w:lastRenderedPageBreak/>
        <w:t>bike maintenance and mechanical safety</w:t>
      </w:r>
      <w:bookmarkEnd w:id="529"/>
    </w:p>
    <w:p w14:paraId="0E1821D4" w14:textId="14A87368" w:rsidR="007C0CF2" w:rsidRPr="00E80413" w:rsidRDefault="007C0CF2" w:rsidP="007C0CF2">
      <w:pPr>
        <w:spacing w:before="0" w:after="160"/>
        <w:rPr>
          <w:rFonts w:ascii="Times New Roman" w:hAnsi="Times New Roman" w:cs="Times New Roman"/>
          <w:lang w:val="en-CA"/>
          <w:rPrChange w:id="531" w:author="feranmi timilehin" w:date="2026-03-28T17:48:00Z" w16du:dateUtc="2026-03-28T20:18:00Z">
            <w:rPr>
              <w:lang w:val="en-CA"/>
            </w:rPr>
          </w:rPrChange>
        </w:rPr>
      </w:pPr>
      <w:r w:rsidRPr="00E80413">
        <w:rPr>
          <w:rFonts w:ascii="Times New Roman" w:hAnsi="Times New Roman" w:cs="Times New Roman"/>
          <w:lang w:val="en-CA"/>
          <w:rPrChange w:id="532" w:author="feranmi timilehin" w:date="2026-03-28T17:48:00Z" w16du:dateUtc="2026-03-28T20:18:00Z">
            <w:rPr>
              <w:lang w:val="en-CA"/>
            </w:rPr>
          </w:rPrChange>
        </w:rPr>
        <w:t>A well</w:t>
      </w:r>
      <w:r w:rsidRPr="00E80413">
        <w:rPr>
          <w:rFonts w:ascii="Times New Roman" w:hAnsi="Times New Roman" w:cs="Times New Roman"/>
          <w:lang w:val="en-CA"/>
          <w:rPrChange w:id="533" w:author="feranmi timilehin" w:date="2026-03-28T17:48:00Z" w16du:dateUtc="2026-03-28T20:18:00Z">
            <w:rPr>
              <w:lang w:val="en-CA"/>
            </w:rPr>
          </w:rPrChange>
        </w:rPr>
        <w:noBreakHyphen/>
        <w:t xml:space="preserve">maintained bike is essential for safe riding. Road bikes rely on precise mechanical performance, especially in braking and shifting systems, because riders often travel at higher speeds and </w:t>
      </w:r>
      <w:del w:id="534" w:author="feranmi timilehin" w:date="2026-03-28T16:41:00Z" w16du:dateUtc="2026-03-28T19:11:00Z">
        <w:r w:rsidRPr="00E80413" w:rsidDel="00D467DF">
          <w:rPr>
            <w:rFonts w:ascii="Times New Roman" w:hAnsi="Times New Roman" w:cs="Times New Roman"/>
            <w:lang w:val="en-CA"/>
            <w:rPrChange w:id="535" w:author="feranmi timilehin" w:date="2026-03-28T17:48:00Z" w16du:dateUtc="2026-03-28T20:18:00Z">
              <w:rPr>
                <w:lang w:val="en-CA"/>
              </w:rPr>
            </w:rPrChange>
          </w:rPr>
          <w:delText>in close proximity to</w:delText>
        </w:r>
      </w:del>
      <w:ins w:id="536" w:author="feranmi timilehin" w:date="2026-03-28T16:41:00Z" w16du:dateUtc="2026-03-28T19:11:00Z">
        <w:r w:rsidR="00D467DF" w:rsidRPr="00E80413">
          <w:rPr>
            <w:rFonts w:ascii="Times New Roman" w:hAnsi="Times New Roman" w:cs="Times New Roman"/>
            <w:lang w:val="en-CA"/>
            <w:rPrChange w:id="537" w:author="feranmi timilehin" w:date="2026-03-28T17:48:00Z" w16du:dateUtc="2026-03-28T20:18:00Z">
              <w:rPr>
                <w:lang w:val="en-CA"/>
              </w:rPr>
            </w:rPrChange>
          </w:rPr>
          <w:t>near</w:t>
        </w:r>
      </w:ins>
      <w:r w:rsidRPr="00E80413">
        <w:rPr>
          <w:rFonts w:ascii="Times New Roman" w:hAnsi="Times New Roman" w:cs="Times New Roman"/>
          <w:lang w:val="en-CA"/>
          <w:rPrChange w:id="538" w:author="feranmi timilehin" w:date="2026-03-28T17:48:00Z" w16du:dateUtc="2026-03-28T20:18:00Z">
            <w:rPr>
              <w:lang w:val="en-CA"/>
            </w:rPr>
          </w:rPrChange>
        </w:rPr>
        <w:t xml:space="preserve"> traffic. Regular inspection of tire pressure, brake pads, chain lubrication, and wheel alignment helps prevent mechanical failures that could lead to accidents.</w:t>
      </w:r>
    </w:p>
    <w:p w14:paraId="4ED6835A" w14:textId="77777777" w:rsidR="007C0CF2" w:rsidRPr="00E80413" w:rsidRDefault="007C0CF2" w:rsidP="007C0CF2">
      <w:pPr>
        <w:spacing w:before="0" w:after="160"/>
        <w:rPr>
          <w:ins w:id="539" w:author="feranmi timilehin" w:date="2026-03-28T17:34:00Z" w16du:dateUtc="2026-03-28T20:04:00Z"/>
          <w:rFonts w:ascii="Times New Roman" w:hAnsi="Times New Roman" w:cs="Times New Roman"/>
          <w:lang w:val="en-CA"/>
          <w:rPrChange w:id="540" w:author="feranmi timilehin" w:date="2026-03-28T17:48:00Z" w16du:dateUtc="2026-03-28T20:18:00Z">
            <w:rPr>
              <w:ins w:id="541" w:author="feranmi timilehin" w:date="2026-03-28T17:34:00Z" w16du:dateUtc="2026-03-28T20:04:00Z"/>
              <w:lang w:val="en-CA"/>
            </w:rPr>
          </w:rPrChange>
        </w:rPr>
      </w:pPr>
      <w:r w:rsidRPr="00E80413">
        <w:rPr>
          <w:rFonts w:ascii="Times New Roman" w:hAnsi="Times New Roman" w:cs="Times New Roman"/>
          <w:lang w:val="en-CA"/>
          <w:rPrChange w:id="542" w:author="feranmi timilehin" w:date="2026-03-28T17:48:00Z" w16du:dateUtc="2026-03-28T20:18:00Z">
            <w:rPr>
              <w:lang w:val="en-CA"/>
            </w:rPr>
          </w:rPrChange>
        </w:rPr>
        <w:t>Mountain bikes endure far greater stress due to rough terrain. Suspension systems must be tuned correctly to absorb impacts and maintain traction. Tires require appropriate tread patterns and pressure to handle loose surfaces, rocks, and roots. Because trails can be remote, mountain bikers should carry basic repair tools, including a pump, spare tube, and multi</w:t>
      </w:r>
      <w:r w:rsidRPr="00E80413">
        <w:rPr>
          <w:rFonts w:ascii="Times New Roman" w:hAnsi="Times New Roman" w:cs="Times New Roman"/>
          <w:lang w:val="en-CA"/>
          <w:rPrChange w:id="543" w:author="feranmi timilehin" w:date="2026-03-28T17:48:00Z" w16du:dateUtc="2026-03-28T20:18:00Z">
            <w:rPr>
              <w:lang w:val="en-CA"/>
            </w:rPr>
          </w:rPrChange>
        </w:rPr>
        <w:noBreakHyphen/>
        <w:t>tool, to address mechanical issues without relying on outside assistance.</w:t>
      </w:r>
    </w:p>
    <w:p w14:paraId="10A6E44E" w14:textId="27B36FBF" w:rsidR="002E78F4" w:rsidRPr="00E80413" w:rsidRDefault="002E78F4" w:rsidP="007C0CF2">
      <w:pPr>
        <w:spacing w:before="0" w:after="160"/>
        <w:rPr>
          <w:rFonts w:ascii="Times New Roman" w:hAnsi="Times New Roman" w:cs="Times New Roman"/>
          <w:lang w:val="en-CA"/>
          <w:rPrChange w:id="544" w:author="feranmi timilehin" w:date="2026-03-28T17:48:00Z" w16du:dateUtc="2026-03-28T20:18:00Z">
            <w:rPr>
              <w:lang w:val="en-CA"/>
            </w:rPr>
          </w:rPrChange>
        </w:rPr>
      </w:pPr>
      <w:customXmlInsRangeStart w:id="545" w:author="feranmi timilehin" w:date="2026-03-28T17:37:00Z"/>
      <w:sdt>
        <w:sdtPr>
          <w:rPr>
            <w:rFonts w:ascii="Times New Roman" w:hAnsi="Times New Roman" w:cs="Times New Roman"/>
            <w:lang w:val="en-CA"/>
            <w:rPrChange w:id="546" w:author="feranmi timilehin" w:date="2026-03-28T17:48:00Z" w16du:dateUtc="2026-03-28T20:18:00Z">
              <w:rPr>
                <w:lang w:val="en-CA"/>
              </w:rPr>
            </w:rPrChange>
          </w:rPr>
          <w:id w:val="1825928665"/>
          <w:citation/>
        </w:sdtPr>
        <w:sdtContent>
          <w:customXmlInsRangeEnd w:id="545"/>
          <w:ins w:id="547" w:author="feranmi timilehin" w:date="2026-03-28T17:37:00Z" w16du:dateUtc="2026-03-28T20:07:00Z">
            <w:r w:rsidRPr="00E80413">
              <w:rPr>
                <w:rFonts w:ascii="Times New Roman" w:hAnsi="Times New Roman" w:cs="Times New Roman"/>
                <w:lang w:val="en-CA"/>
                <w:rPrChange w:id="548" w:author="feranmi timilehin" w:date="2026-03-28T17:48:00Z" w16du:dateUtc="2026-03-28T20:18:00Z">
                  <w:rPr>
                    <w:lang w:val="en-CA"/>
                  </w:rPr>
                </w:rPrChange>
              </w:rPr>
              <w:fldChar w:fldCharType="begin"/>
            </w:r>
            <w:r w:rsidRPr="00E80413">
              <w:rPr>
                <w:rFonts w:ascii="Times New Roman" w:hAnsi="Times New Roman" w:cs="Times New Roman"/>
                <w:lang w:val="en-CA"/>
                <w:rPrChange w:id="549" w:author="feranmi timilehin" w:date="2026-03-28T17:48:00Z" w16du:dateUtc="2026-03-28T20:18:00Z">
                  <w:rPr>
                    <w:lang w:val="en-CA"/>
                  </w:rPr>
                </w:rPrChange>
              </w:rPr>
              <w:instrText xml:space="preserve"> CITATION Int221 \l 4105 </w:instrText>
            </w:r>
          </w:ins>
          <w:r w:rsidRPr="00E80413">
            <w:rPr>
              <w:rFonts w:ascii="Times New Roman" w:hAnsi="Times New Roman" w:cs="Times New Roman"/>
              <w:lang w:val="en-CA"/>
              <w:rPrChange w:id="550" w:author="feranmi timilehin" w:date="2026-03-28T17:48:00Z" w16du:dateUtc="2026-03-28T20:18:00Z">
                <w:rPr>
                  <w:lang w:val="en-CA"/>
                </w:rPr>
              </w:rPrChange>
            </w:rPr>
            <w:fldChar w:fldCharType="separate"/>
          </w:r>
          <w:ins w:id="551" w:author="feranmi timilehin" w:date="2026-03-28T17:37:00Z" w16du:dateUtc="2026-03-28T20:07:00Z">
            <w:r w:rsidRPr="00E80413">
              <w:rPr>
                <w:rFonts w:ascii="Times New Roman" w:hAnsi="Times New Roman" w:cs="Times New Roman"/>
                <w:noProof/>
                <w:lang w:val="en-CA"/>
                <w:rPrChange w:id="552" w:author="feranmi timilehin" w:date="2026-03-28T17:48:00Z" w16du:dateUtc="2026-03-28T20:18:00Z">
                  <w:rPr/>
                </w:rPrChange>
              </w:rPr>
              <w:t>(Association, 2022)</w:t>
            </w:r>
            <w:r w:rsidRPr="00E80413">
              <w:rPr>
                <w:rFonts w:ascii="Times New Roman" w:hAnsi="Times New Roman" w:cs="Times New Roman"/>
                <w:lang w:val="en-CA"/>
                <w:rPrChange w:id="553" w:author="feranmi timilehin" w:date="2026-03-28T17:48:00Z" w16du:dateUtc="2026-03-28T20:18:00Z">
                  <w:rPr>
                    <w:lang w:val="en-CA"/>
                  </w:rPr>
                </w:rPrChange>
              </w:rPr>
              <w:fldChar w:fldCharType="end"/>
            </w:r>
          </w:ins>
          <w:customXmlInsRangeStart w:id="554" w:author="feranmi timilehin" w:date="2026-03-28T17:37:00Z"/>
        </w:sdtContent>
      </w:sdt>
      <w:customXmlInsRangeEnd w:id="554"/>
    </w:p>
    <w:p w14:paraId="1679FC86" w14:textId="71823D8B" w:rsidR="007C0CF2" w:rsidRPr="00E80413" w:rsidRDefault="00D467DF" w:rsidP="00D467DF">
      <w:pPr>
        <w:pStyle w:val="Heading1"/>
        <w:rPr>
          <w:rFonts w:ascii="Times New Roman" w:hAnsi="Times New Roman" w:cs="Times New Roman"/>
          <w:rPrChange w:id="555" w:author="feranmi timilehin" w:date="2026-03-28T17:48:00Z" w16du:dateUtc="2026-03-28T20:18:00Z">
            <w:rPr/>
          </w:rPrChange>
        </w:rPr>
        <w:pPrChange w:id="556" w:author="feranmi timilehin" w:date="2026-03-28T16:52:00Z" w16du:dateUtc="2026-03-28T19:22:00Z">
          <w:pPr>
            <w:spacing w:before="0" w:after="160"/>
          </w:pPr>
        </w:pPrChange>
      </w:pPr>
      <w:bookmarkStart w:id="557" w:name="_Toc225612514"/>
      <w:r w:rsidRPr="00E80413">
        <w:rPr>
          <w:rFonts w:ascii="Times New Roman" w:hAnsi="Times New Roman" w:cs="Times New Roman"/>
          <w:rPrChange w:id="558" w:author="feranmi timilehin" w:date="2026-03-28T17:48:00Z" w16du:dateUtc="2026-03-28T20:18:00Z">
            <w:rPr/>
          </w:rPrChange>
        </w:rPr>
        <w:t>environmental awareness and hazard recognition</w:t>
      </w:r>
      <w:bookmarkEnd w:id="557"/>
    </w:p>
    <w:p w14:paraId="60D95893" w14:textId="77777777" w:rsidR="007C0CF2" w:rsidRPr="00E80413" w:rsidRDefault="007C0CF2" w:rsidP="007C0CF2">
      <w:pPr>
        <w:spacing w:before="0" w:after="160"/>
        <w:rPr>
          <w:rFonts w:ascii="Times New Roman" w:hAnsi="Times New Roman" w:cs="Times New Roman"/>
          <w:lang w:val="en-CA"/>
          <w:rPrChange w:id="559" w:author="feranmi timilehin" w:date="2026-03-28T17:48:00Z" w16du:dateUtc="2026-03-28T20:18:00Z">
            <w:rPr>
              <w:lang w:val="en-CA"/>
            </w:rPr>
          </w:rPrChange>
        </w:rPr>
      </w:pPr>
      <w:r w:rsidRPr="00E80413">
        <w:rPr>
          <w:rFonts w:ascii="Times New Roman" w:hAnsi="Times New Roman" w:cs="Times New Roman"/>
          <w:lang w:val="en-CA"/>
          <w:rPrChange w:id="560" w:author="feranmi timilehin" w:date="2026-03-28T17:48:00Z" w16du:dateUtc="2026-03-28T20:18:00Z">
            <w:rPr>
              <w:lang w:val="en-CA"/>
            </w:rPr>
          </w:rPrChange>
        </w:rPr>
        <w:t>Road cyclists must remain constantly aware of traffic patterns, intersections, parked cars, and road surface hazards such as potholes, gravel, or wet pavement. Visibility is a major concern, and riders should anticipate that drivers may not always see them. Weather conditions also influence safety; rain reduces traction and visibility, while strong winds can destabilize the bike.</w:t>
      </w:r>
    </w:p>
    <w:p w14:paraId="0D27EC94" w14:textId="77777777" w:rsidR="007C0CF2" w:rsidRPr="00E80413" w:rsidRDefault="007C0CF2" w:rsidP="007C0CF2">
      <w:pPr>
        <w:spacing w:before="0" w:after="160"/>
        <w:rPr>
          <w:rFonts w:ascii="Times New Roman" w:hAnsi="Times New Roman" w:cs="Times New Roman"/>
          <w:lang w:val="en-CA"/>
          <w:rPrChange w:id="561" w:author="feranmi timilehin" w:date="2026-03-28T17:48:00Z" w16du:dateUtc="2026-03-28T20:18:00Z">
            <w:rPr>
              <w:lang w:val="en-CA"/>
            </w:rPr>
          </w:rPrChange>
        </w:rPr>
      </w:pPr>
      <w:r w:rsidRPr="00E80413">
        <w:rPr>
          <w:rFonts w:ascii="Times New Roman" w:hAnsi="Times New Roman" w:cs="Times New Roman"/>
          <w:lang w:val="en-CA"/>
          <w:rPrChange w:id="562" w:author="feranmi timilehin" w:date="2026-03-28T17:48:00Z" w16du:dateUtc="2026-03-28T20:18:00Z">
            <w:rPr>
              <w:lang w:val="en-CA"/>
            </w:rPr>
          </w:rPrChange>
        </w:rPr>
        <w:t>Mountain bikers face a different set of environmental challenges. Trails may include steep descents, sharp turns, loose rocks, exposed roots, and sudden drops. Weather can quickly alter trail conditions, making surfaces slippery or unstable. Wildlife encounters, remote locations, and limited access to emergency services add further complexity. Riders must assess their surroundings continuously and adjust their speed and technique to match the terrain.</w:t>
      </w:r>
    </w:p>
    <w:p w14:paraId="4FAB8FD4" w14:textId="6BF03D15" w:rsidR="007C0CF2" w:rsidRPr="00E80413" w:rsidRDefault="00D467DF" w:rsidP="00D467DF">
      <w:pPr>
        <w:pStyle w:val="Heading1"/>
        <w:rPr>
          <w:rFonts w:ascii="Times New Roman" w:hAnsi="Times New Roman" w:cs="Times New Roman"/>
          <w:rPrChange w:id="563" w:author="feranmi timilehin" w:date="2026-03-28T17:48:00Z" w16du:dateUtc="2026-03-28T20:18:00Z">
            <w:rPr>
              <w:b/>
              <w:bCs/>
            </w:rPr>
          </w:rPrChange>
        </w:rPr>
        <w:pPrChange w:id="564" w:author="feranmi timilehin" w:date="2026-03-28T16:52:00Z" w16du:dateUtc="2026-03-28T19:22:00Z">
          <w:pPr>
            <w:spacing w:before="0" w:after="160"/>
          </w:pPr>
        </w:pPrChange>
      </w:pPr>
      <w:bookmarkStart w:id="565" w:name="_Toc225612515"/>
      <w:r w:rsidRPr="00E80413">
        <w:rPr>
          <w:rFonts w:ascii="Times New Roman" w:hAnsi="Times New Roman" w:cs="Times New Roman"/>
          <w:rPrChange w:id="566" w:author="feranmi timilehin" w:date="2026-03-28T17:48:00Z" w16du:dateUtc="2026-03-28T20:18:00Z">
            <w:rPr/>
          </w:rPrChange>
        </w:rPr>
        <w:t>rider behaviour and decision</w:t>
      </w:r>
      <w:r w:rsidRPr="00E80413">
        <w:rPr>
          <w:rFonts w:ascii="Times New Roman" w:hAnsi="Times New Roman" w:cs="Times New Roman"/>
          <w:rPrChange w:id="567" w:author="feranmi timilehin" w:date="2026-03-28T17:48:00Z" w16du:dateUtc="2026-03-28T20:18:00Z">
            <w:rPr/>
          </w:rPrChange>
        </w:rPr>
        <w:noBreakHyphen/>
        <w:t>making</w:t>
      </w:r>
      <w:bookmarkEnd w:id="565"/>
    </w:p>
    <w:p w14:paraId="03B99C59" w14:textId="77777777" w:rsidR="007C0CF2" w:rsidRPr="00E80413" w:rsidRDefault="007C0CF2" w:rsidP="007C0CF2">
      <w:pPr>
        <w:spacing w:before="0" w:after="160"/>
        <w:rPr>
          <w:rFonts w:ascii="Times New Roman" w:hAnsi="Times New Roman" w:cs="Times New Roman"/>
          <w:lang w:val="en-CA"/>
          <w:rPrChange w:id="568" w:author="feranmi timilehin" w:date="2026-03-28T17:48:00Z" w16du:dateUtc="2026-03-28T20:18:00Z">
            <w:rPr>
              <w:lang w:val="en-CA"/>
            </w:rPr>
          </w:rPrChange>
        </w:rPr>
      </w:pPr>
      <w:r w:rsidRPr="00E80413">
        <w:rPr>
          <w:rFonts w:ascii="Times New Roman" w:hAnsi="Times New Roman" w:cs="Times New Roman"/>
          <w:lang w:val="en-CA"/>
          <w:rPrChange w:id="569" w:author="feranmi timilehin" w:date="2026-03-28T17:48:00Z" w16du:dateUtc="2026-03-28T20:18:00Z">
            <w:rPr>
              <w:lang w:val="en-CA"/>
            </w:rPr>
          </w:rPrChange>
        </w:rPr>
        <w:t>Safe cycling depends heavily on the rider’s judgment and behaviour. On the road, predictable riding is essential. Cyclists should follow traffic laws, signal their intentions, and maintain a straight, steady line. Sudden movements can confuse drivers and increase the risk of collisions. Maintaining situational awareness helps riders anticipate hazards such as opening car doors or vehicles turning across their path.</w:t>
      </w:r>
    </w:p>
    <w:p w14:paraId="02AFBE21" w14:textId="77777777" w:rsidR="007C0CF2" w:rsidRPr="00E80413" w:rsidRDefault="007C0CF2" w:rsidP="007C0CF2">
      <w:pPr>
        <w:spacing w:before="0" w:after="160"/>
        <w:rPr>
          <w:rFonts w:ascii="Times New Roman" w:hAnsi="Times New Roman" w:cs="Times New Roman"/>
          <w:lang w:val="en-CA"/>
          <w:rPrChange w:id="570" w:author="feranmi timilehin" w:date="2026-03-28T17:48:00Z" w16du:dateUtc="2026-03-28T20:18:00Z">
            <w:rPr>
              <w:lang w:val="en-CA"/>
            </w:rPr>
          </w:rPrChange>
        </w:rPr>
      </w:pPr>
      <w:r w:rsidRPr="00E80413">
        <w:rPr>
          <w:rFonts w:ascii="Times New Roman" w:hAnsi="Times New Roman" w:cs="Times New Roman"/>
          <w:lang w:val="en-CA"/>
          <w:rPrChange w:id="571" w:author="feranmi timilehin" w:date="2026-03-28T17:48:00Z" w16du:dateUtc="2026-03-28T20:18:00Z">
            <w:rPr>
              <w:lang w:val="en-CA"/>
            </w:rPr>
          </w:rPrChange>
        </w:rPr>
        <w:t>Mountain biking requires a different kind of decision</w:t>
      </w:r>
      <w:r w:rsidRPr="00E80413">
        <w:rPr>
          <w:rFonts w:ascii="Times New Roman" w:hAnsi="Times New Roman" w:cs="Times New Roman"/>
          <w:lang w:val="en-CA"/>
          <w:rPrChange w:id="572" w:author="feranmi timilehin" w:date="2026-03-28T17:48:00Z" w16du:dateUtc="2026-03-28T20:18:00Z">
            <w:rPr>
              <w:lang w:val="en-CA"/>
            </w:rPr>
          </w:rPrChange>
        </w:rPr>
        <w:noBreakHyphen/>
        <w:t>making. Riders must evaluate their skill level honestly and choose trails that match their abilities. Attempting features beyond one’s competence can lead to serious injury. Controlled braking, proper body positioning, and smooth handling are crucial techniques for navigating technical terrain safely. Group riding adds another layer of responsibility, as riders must communicate clearly and avoid creating hazards for others on the trail.</w:t>
      </w:r>
    </w:p>
    <w:p w14:paraId="2B1DA984" w14:textId="5DBD789F" w:rsidR="007C0CF2" w:rsidRPr="00E80413" w:rsidRDefault="00D467DF" w:rsidP="00C82EAA">
      <w:pPr>
        <w:pStyle w:val="Heading1"/>
        <w:rPr>
          <w:ins w:id="573" w:author="feranmi timilehin" w:date="2026-03-28T17:01:00Z" w16du:dateUtc="2026-03-28T19:31:00Z"/>
          <w:rFonts w:ascii="Times New Roman" w:hAnsi="Times New Roman" w:cs="Times New Roman"/>
          <w:rPrChange w:id="574" w:author="feranmi timilehin" w:date="2026-03-28T17:48:00Z" w16du:dateUtc="2026-03-28T20:18:00Z">
            <w:rPr>
              <w:ins w:id="575" w:author="feranmi timilehin" w:date="2026-03-28T17:01:00Z" w16du:dateUtc="2026-03-28T19:31:00Z"/>
            </w:rPr>
          </w:rPrChange>
        </w:rPr>
      </w:pPr>
      <w:bookmarkStart w:id="576" w:name="_Toc225612516"/>
      <w:r w:rsidRPr="00E80413">
        <w:rPr>
          <w:rFonts w:ascii="Times New Roman" w:hAnsi="Times New Roman" w:cs="Times New Roman"/>
          <w:rPrChange w:id="577" w:author="feranmi timilehin" w:date="2026-03-28T17:48:00Z" w16du:dateUtc="2026-03-28T20:18:00Z">
            <w:rPr/>
          </w:rPrChange>
        </w:rPr>
        <w:t>training, skills development, and physical preparedness</w:t>
      </w:r>
      <w:bookmarkEnd w:id="576"/>
    </w:p>
    <w:p w14:paraId="40FBCCF9" w14:textId="5C123F32" w:rsidR="00C82EAA" w:rsidRPr="00E80413" w:rsidRDefault="00C82EAA" w:rsidP="00DA258A">
      <w:pPr>
        <w:pStyle w:val="Heading2"/>
        <w:rPr>
          <w:rFonts w:ascii="Times New Roman" w:hAnsi="Times New Roman" w:cs="Times New Roman"/>
          <w:lang w:val="en-CA"/>
          <w:rPrChange w:id="578" w:author="feranmi timilehin" w:date="2026-03-28T17:48:00Z" w16du:dateUtc="2026-03-28T20:18:00Z">
            <w:rPr>
              <w:b/>
              <w:bCs/>
            </w:rPr>
          </w:rPrChange>
        </w:rPr>
        <w:pPrChange w:id="579" w:author="feranmi timilehin" w:date="2026-03-28T17:03:00Z" w16du:dateUtc="2026-03-28T19:33:00Z">
          <w:pPr/>
        </w:pPrChange>
      </w:pPr>
      <w:bookmarkStart w:id="580" w:name="_Toc225612517"/>
      <w:ins w:id="581" w:author="feranmi timilehin" w:date="2026-03-28T17:01:00Z">
        <w:r w:rsidRPr="00E80413">
          <w:rPr>
            <w:rFonts w:ascii="Times New Roman" w:hAnsi="Times New Roman" w:cs="Times New Roman"/>
            <w:rPrChange w:id="582" w:author="feranmi timilehin" w:date="2026-03-28T17:48:00Z" w16du:dateUtc="2026-03-28T20:18:00Z">
              <w:rPr/>
            </w:rPrChange>
          </w:rPr>
          <w:t>Developing Core Cycling Skills</w:t>
        </w:r>
      </w:ins>
      <w:bookmarkEnd w:id="580"/>
    </w:p>
    <w:p w14:paraId="2BFD0945" w14:textId="77777777" w:rsidR="007C0CF2" w:rsidRPr="00E80413" w:rsidRDefault="007C0CF2" w:rsidP="007C0CF2">
      <w:pPr>
        <w:rPr>
          <w:ins w:id="583" w:author="feranmi timilehin" w:date="2026-03-28T17:01:00Z" w16du:dateUtc="2026-03-28T19:31:00Z"/>
          <w:rFonts w:ascii="Times New Roman" w:hAnsi="Times New Roman" w:cs="Times New Roman"/>
          <w:lang w:val="en-CA"/>
          <w:rPrChange w:id="584" w:author="feranmi timilehin" w:date="2026-03-28T17:48:00Z" w16du:dateUtc="2026-03-28T20:18:00Z">
            <w:rPr>
              <w:ins w:id="585" w:author="feranmi timilehin" w:date="2026-03-28T17:01:00Z" w16du:dateUtc="2026-03-28T19:31:00Z"/>
              <w:lang w:val="en-CA"/>
            </w:rPr>
          </w:rPrChange>
        </w:rPr>
      </w:pPr>
      <w:r w:rsidRPr="00E80413">
        <w:rPr>
          <w:rFonts w:ascii="Times New Roman" w:hAnsi="Times New Roman" w:cs="Times New Roman"/>
          <w:lang w:val="en-CA"/>
          <w:rPrChange w:id="586" w:author="feranmi timilehin" w:date="2026-03-28T17:48:00Z" w16du:dateUtc="2026-03-28T20:18:00Z">
            <w:rPr>
              <w:lang w:val="en-CA"/>
            </w:rPr>
          </w:rPrChange>
        </w:rPr>
        <w:t>Both road and mountain cyclists benefit from structured skills training. Road cyclists can improve safety by practicing efficient braking, cornering, and group</w:t>
      </w:r>
      <w:r w:rsidRPr="00E80413">
        <w:rPr>
          <w:rFonts w:ascii="Times New Roman" w:hAnsi="Times New Roman" w:cs="Times New Roman"/>
          <w:lang w:val="en-CA"/>
          <w:rPrChange w:id="587" w:author="feranmi timilehin" w:date="2026-03-28T17:48:00Z" w16du:dateUtc="2026-03-28T20:18:00Z">
            <w:rPr>
              <w:lang w:val="en-CA"/>
            </w:rPr>
          </w:rPrChange>
        </w:rPr>
        <w:noBreakHyphen/>
        <w:t>riding etiquette. Learning how to ride defensively and anticipate driver behaviour significantly reduces the likelihood of accidents.</w:t>
      </w:r>
    </w:p>
    <w:p w14:paraId="41BFEF43" w14:textId="0EB6E217" w:rsidR="00C82EAA" w:rsidRPr="00E80413" w:rsidRDefault="00C82EAA" w:rsidP="00DA258A">
      <w:pPr>
        <w:pStyle w:val="Heading2"/>
        <w:rPr>
          <w:rFonts w:ascii="Times New Roman" w:hAnsi="Times New Roman" w:cs="Times New Roman"/>
          <w:lang w:val="en-CA"/>
          <w:rPrChange w:id="588" w:author="feranmi timilehin" w:date="2026-03-28T17:48:00Z" w16du:dateUtc="2026-03-28T20:18:00Z">
            <w:rPr>
              <w:lang w:val="en-CA"/>
            </w:rPr>
          </w:rPrChange>
        </w:rPr>
      </w:pPr>
      <w:bookmarkStart w:id="589" w:name="_Toc225612518"/>
      <w:ins w:id="590" w:author="feranmi timilehin" w:date="2026-03-28T17:01:00Z" w16du:dateUtc="2026-03-28T19:31:00Z">
        <w:r w:rsidRPr="00E80413">
          <w:rPr>
            <w:rFonts w:ascii="Times New Roman" w:hAnsi="Times New Roman" w:cs="Times New Roman"/>
            <w:rPrChange w:id="591" w:author="feranmi timilehin" w:date="2026-03-28T17:48:00Z" w16du:dateUtc="2026-03-28T20:18:00Z">
              <w:rPr/>
            </w:rPrChange>
          </w:rPr>
          <w:lastRenderedPageBreak/>
          <w:t>Importance of Physical Fitness and Endurance</w:t>
        </w:r>
      </w:ins>
      <w:bookmarkEnd w:id="589"/>
    </w:p>
    <w:p w14:paraId="25595E28" w14:textId="77777777" w:rsidR="007C0CF2" w:rsidRPr="00E80413" w:rsidRDefault="007C0CF2" w:rsidP="007C0CF2">
      <w:pPr>
        <w:spacing w:before="0" w:after="160"/>
        <w:rPr>
          <w:rFonts w:ascii="Times New Roman" w:hAnsi="Times New Roman" w:cs="Times New Roman"/>
          <w:lang w:val="en-CA"/>
          <w:rPrChange w:id="592" w:author="feranmi timilehin" w:date="2026-03-28T17:48:00Z" w16du:dateUtc="2026-03-28T20:18:00Z">
            <w:rPr>
              <w:lang w:val="en-CA"/>
            </w:rPr>
          </w:rPrChange>
        </w:rPr>
      </w:pPr>
      <w:r w:rsidRPr="00E80413">
        <w:rPr>
          <w:rFonts w:ascii="Times New Roman" w:hAnsi="Times New Roman" w:cs="Times New Roman"/>
          <w:lang w:val="en-CA"/>
          <w:rPrChange w:id="593" w:author="feranmi timilehin" w:date="2026-03-28T17:48:00Z" w16du:dateUtc="2026-03-28T20:18:00Z">
            <w:rPr>
              <w:lang w:val="en-CA"/>
            </w:rPr>
          </w:rPrChange>
        </w:rPr>
        <w:t>Mountain bikers often participate in skills clinics to develop techniques such as descending, climbing, navigating obstacles, and managing body weight distribution. These skills not only enhance performance but also reduce the risk of falls and injuries. Physical fitness is another important factor. Strong core muscles, cardiovascular endurance, and flexibility contribute to better control and reduced fatigue, which in turn improves safety.</w:t>
      </w:r>
    </w:p>
    <w:p w14:paraId="707DDFF2" w14:textId="61A686C5" w:rsidR="007C0CF2" w:rsidRPr="00E80413" w:rsidRDefault="00D467DF" w:rsidP="00D467DF">
      <w:pPr>
        <w:pStyle w:val="Heading1"/>
        <w:rPr>
          <w:rFonts w:ascii="Times New Roman" w:hAnsi="Times New Roman" w:cs="Times New Roman"/>
          <w:rPrChange w:id="594" w:author="feranmi timilehin" w:date="2026-03-28T17:48:00Z" w16du:dateUtc="2026-03-28T20:18:00Z">
            <w:rPr/>
          </w:rPrChange>
        </w:rPr>
        <w:pPrChange w:id="595" w:author="feranmi timilehin" w:date="2026-03-28T16:52:00Z" w16du:dateUtc="2026-03-28T19:22:00Z">
          <w:pPr>
            <w:spacing w:before="0" w:after="160"/>
          </w:pPr>
        </w:pPrChange>
      </w:pPr>
      <w:bookmarkStart w:id="596" w:name="_Toc225612519"/>
      <w:r w:rsidRPr="00E80413">
        <w:rPr>
          <w:rFonts w:ascii="Times New Roman" w:hAnsi="Times New Roman" w:cs="Times New Roman"/>
          <w:rPrChange w:id="597" w:author="feranmi timilehin" w:date="2026-03-28T17:48:00Z" w16du:dateUtc="2026-03-28T20:18:00Z">
            <w:rPr/>
          </w:rPrChange>
        </w:rPr>
        <w:t>the role of technology in enhancing safety</w:t>
      </w:r>
      <w:bookmarkEnd w:id="596"/>
    </w:p>
    <w:p w14:paraId="280548B1" w14:textId="77777777" w:rsidR="007C0CF2" w:rsidRPr="00E80413" w:rsidRDefault="007C0CF2" w:rsidP="007C0CF2">
      <w:pPr>
        <w:spacing w:before="0" w:after="160"/>
        <w:rPr>
          <w:rFonts w:ascii="Times New Roman" w:hAnsi="Times New Roman" w:cs="Times New Roman"/>
          <w:lang w:val="en-CA"/>
          <w:rPrChange w:id="598" w:author="feranmi timilehin" w:date="2026-03-28T17:48:00Z" w16du:dateUtc="2026-03-28T20:18:00Z">
            <w:rPr>
              <w:lang w:val="en-CA"/>
            </w:rPr>
          </w:rPrChange>
        </w:rPr>
      </w:pPr>
      <w:r w:rsidRPr="00E80413">
        <w:rPr>
          <w:rFonts w:ascii="Times New Roman" w:hAnsi="Times New Roman" w:cs="Times New Roman"/>
          <w:lang w:val="en-CA"/>
          <w:rPrChange w:id="599" w:author="feranmi timilehin" w:date="2026-03-28T17:48:00Z" w16du:dateUtc="2026-03-28T20:18:00Z">
            <w:rPr>
              <w:lang w:val="en-CA"/>
            </w:rPr>
          </w:rPrChange>
        </w:rPr>
        <w:t>Advancements in cycling technology have introduced new tools that enhance safety. Road cyclists increasingly use daytime running lights, rear</w:t>
      </w:r>
      <w:r w:rsidRPr="00E80413">
        <w:rPr>
          <w:rFonts w:ascii="Times New Roman" w:hAnsi="Times New Roman" w:cs="Times New Roman"/>
          <w:lang w:val="en-CA"/>
          <w:rPrChange w:id="600" w:author="feranmi timilehin" w:date="2026-03-28T17:48:00Z" w16du:dateUtc="2026-03-28T20:18:00Z">
            <w:rPr>
              <w:lang w:val="en-CA"/>
            </w:rPr>
          </w:rPrChange>
        </w:rPr>
        <w:noBreakHyphen/>
        <w:t>facing radar systems, and GPS devices that alert them to approaching vehicles. Smartphone apps can track routes, share locations with emergency contacts, and provide navigation assistance.</w:t>
      </w:r>
    </w:p>
    <w:p w14:paraId="6DC278DA" w14:textId="77777777" w:rsidR="007C0CF2" w:rsidRPr="00E80413" w:rsidRDefault="007C0CF2" w:rsidP="007C0CF2">
      <w:pPr>
        <w:spacing w:before="0" w:after="160"/>
        <w:rPr>
          <w:rFonts w:ascii="Times New Roman" w:hAnsi="Times New Roman" w:cs="Times New Roman"/>
          <w:lang w:val="en-CA"/>
          <w:rPrChange w:id="601" w:author="feranmi timilehin" w:date="2026-03-28T17:48:00Z" w16du:dateUtc="2026-03-28T20:18:00Z">
            <w:rPr>
              <w:lang w:val="en-CA"/>
            </w:rPr>
          </w:rPrChange>
        </w:rPr>
      </w:pPr>
      <w:r w:rsidRPr="00E80413">
        <w:rPr>
          <w:rFonts w:ascii="Times New Roman" w:hAnsi="Times New Roman" w:cs="Times New Roman"/>
          <w:lang w:val="en-CA"/>
          <w:rPrChange w:id="602" w:author="feranmi timilehin" w:date="2026-03-28T17:48:00Z" w16du:dateUtc="2026-03-28T20:18:00Z">
            <w:rPr>
              <w:lang w:val="en-CA"/>
            </w:rPr>
          </w:rPrChange>
        </w:rPr>
        <w:t>Mountain bikers benefit from GPS mapping tools that help them navigate complex trail networks and avoid getting lost. Action cameras can be used to review riding technique or document incidents. Some modern mountain bikes include electronic suspension systems that adjust automatically to changing terrain, improving stability and control.</w:t>
      </w:r>
    </w:p>
    <w:p w14:paraId="58A33922" w14:textId="28ED1215" w:rsidR="007C0CF2" w:rsidRPr="00E80413" w:rsidRDefault="00D467DF" w:rsidP="00D467DF">
      <w:pPr>
        <w:pStyle w:val="Heading1"/>
        <w:rPr>
          <w:rFonts w:ascii="Times New Roman" w:hAnsi="Times New Roman" w:cs="Times New Roman"/>
          <w:rPrChange w:id="603" w:author="feranmi timilehin" w:date="2026-03-28T17:48:00Z" w16du:dateUtc="2026-03-28T20:18:00Z">
            <w:rPr/>
          </w:rPrChange>
        </w:rPr>
        <w:pPrChange w:id="604" w:author="feranmi timilehin" w:date="2026-03-28T16:52:00Z" w16du:dateUtc="2026-03-28T19:22:00Z">
          <w:pPr>
            <w:spacing w:before="0" w:after="160"/>
          </w:pPr>
        </w:pPrChange>
      </w:pPr>
      <w:bookmarkStart w:id="605" w:name="_Toc225612520"/>
      <w:r w:rsidRPr="00E80413">
        <w:rPr>
          <w:rFonts w:ascii="Times New Roman" w:hAnsi="Times New Roman" w:cs="Times New Roman"/>
          <w:rPrChange w:id="606" w:author="feranmi timilehin" w:date="2026-03-28T17:48:00Z" w16du:dateUtc="2026-03-28T20:18:00Z">
            <w:rPr/>
          </w:rPrChange>
        </w:rPr>
        <w:t>building a culture of safety</w:t>
      </w:r>
      <w:bookmarkEnd w:id="605"/>
    </w:p>
    <w:p w14:paraId="08D3A373" w14:textId="77777777" w:rsidR="007C0CF2" w:rsidRPr="00E80413" w:rsidRDefault="007C0CF2" w:rsidP="007C0CF2">
      <w:pPr>
        <w:spacing w:before="0" w:after="160"/>
        <w:rPr>
          <w:ins w:id="607" w:author="feranmi timilehin" w:date="2026-03-28T17:38:00Z" w16du:dateUtc="2026-03-28T20:08:00Z"/>
          <w:rFonts w:ascii="Times New Roman" w:hAnsi="Times New Roman" w:cs="Times New Roman"/>
          <w:lang w:val="en-CA"/>
          <w:rPrChange w:id="608" w:author="feranmi timilehin" w:date="2026-03-28T17:48:00Z" w16du:dateUtc="2026-03-28T20:18:00Z">
            <w:rPr>
              <w:ins w:id="609" w:author="feranmi timilehin" w:date="2026-03-28T17:38:00Z" w16du:dateUtc="2026-03-28T20:08:00Z"/>
              <w:lang w:val="en-CA"/>
            </w:rPr>
          </w:rPrChange>
        </w:rPr>
      </w:pPr>
      <w:r w:rsidRPr="00E80413">
        <w:rPr>
          <w:rFonts w:ascii="Times New Roman" w:hAnsi="Times New Roman" w:cs="Times New Roman"/>
          <w:lang w:val="en-CA"/>
          <w:rPrChange w:id="610" w:author="feranmi timilehin" w:date="2026-03-28T17:48:00Z" w16du:dateUtc="2026-03-28T20:18:00Z">
            <w:rPr>
              <w:lang w:val="en-CA"/>
            </w:rPr>
          </w:rPrChange>
        </w:rPr>
        <w:t>Ultimately, safety in both road and mountain biking depends on cultivating a culture of responsibility, respect, and awareness. Road cyclists must share the road courteously, obey traffic laws, and advocate for safer cycling infrastructure. Mountain bikers should follow trail etiquette, yield appropriately, and help maintain the trails they ride. Communities, clubs, and cycling organizations play an important role in promoting education, hosting training sessions, and encouraging safe riding practices.</w:t>
      </w:r>
    </w:p>
    <w:p w14:paraId="69A4B965" w14:textId="524AACAD" w:rsidR="002E78F4" w:rsidRPr="00E80413" w:rsidRDefault="002E78F4" w:rsidP="007C0CF2">
      <w:pPr>
        <w:spacing w:before="0" w:after="160"/>
        <w:rPr>
          <w:rFonts w:ascii="Times New Roman" w:hAnsi="Times New Roman" w:cs="Times New Roman"/>
          <w:lang w:val="en-CA"/>
          <w:rPrChange w:id="611" w:author="feranmi timilehin" w:date="2026-03-28T17:48:00Z" w16du:dateUtc="2026-03-28T20:18:00Z">
            <w:rPr>
              <w:lang w:val="en-CA"/>
            </w:rPr>
          </w:rPrChange>
        </w:rPr>
      </w:pPr>
      <w:customXmlInsRangeStart w:id="612" w:author="feranmi timilehin" w:date="2026-03-28T17:39:00Z"/>
      <w:sdt>
        <w:sdtPr>
          <w:rPr>
            <w:rFonts w:ascii="Times New Roman" w:hAnsi="Times New Roman" w:cs="Times New Roman"/>
            <w:lang w:val="en-CA"/>
            <w:rPrChange w:id="613" w:author="feranmi timilehin" w:date="2026-03-28T17:48:00Z" w16du:dateUtc="2026-03-28T20:18:00Z">
              <w:rPr>
                <w:lang w:val="en-CA"/>
              </w:rPr>
            </w:rPrChange>
          </w:rPr>
          <w:id w:val="-2133935670"/>
          <w:citation/>
        </w:sdtPr>
        <w:sdtContent>
          <w:customXmlInsRangeEnd w:id="612"/>
          <w:ins w:id="614" w:author="feranmi timilehin" w:date="2026-03-28T17:39:00Z" w16du:dateUtc="2026-03-28T20:09:00Z">
            <w:r w:rsidRPr="00E80413">
              <w:rPr>
                <w:rFonts w:ascii="Times New Roman" w:hAnsi="Times New Roman" w:cs="Times New Roman"/>
                <w:lang w:val="en-CA"/>
                <w:rPrChange w:id="615" w:author="feranmi timilehin" w:date="2026-03-28T17:48:00Z" w16du:dateUtc="2026-03-28T20:18:00Z">
                  <w:rPr>
                    <w:lang w:val="en-CA"/>
                  </w:rPr>
                </w:rPrChange>
              </w:rPr>
              <w:fldChar w:fldCharType="begin"/>
            </w:r>
            <w:r w:rsidRPr="00E80413">
              <w:rPr>
                <w:rFonts w:ascii="Times New Roman" w:hAnsi="Times New Roman" w:cs="Times New Roman"/>
                <w:lang w:val="en-CA"/>
                <w:rPrChange w:id="616" w:author="feranmi timilehin" w:date="2026-03-28T17:48:00Z" w16du:dateUtc="2026-03-28T20:18:00Z">
                  <w:rPr>
                    <w:lang w:val="en-CA"/>
                  </w:rPr>
                </w:rPrChange>
              </w:rPr>
              <w:instrText xml:space="preserve"> CITATION Wor232 \l 4105 </w:instrText>
            </w:r>
          </w:ins>
          <w:r w:rsidRPr="00E80413">
            <w:rPr>
              <w:rFonts w:ascii="Times New Roman" w:hAnsi="Times New Roman" w:cs="Times New Roman"/>
              <w:lang w:val="en-CA"/>
              <w:rPrChange w:id="617" w:author="feranmi timilehin" w:date="2026-03-28T17:48:00Z" w16du:dateUtc="2026-03-28T20:18:00Z">
                <w:rPr>
                  <w:lang w:val="en-CA"/>
                </w:rPr>
              </w:rPrChange>
            </w:rPr>
            <w:fldChar w:fldCharType="separate"/>
          </w:r>
          <w:ins w:id="618" w:author="feranmi timilehin" w:date="2026-03-28T17:39:00Z" w16du:dateUtc="2026-03-28T20:09:00Z">
            <w:r w:rsidRPr="00E80413">
              <w:rPr>
                <w:rFonts w:ascii="Times New Roman" w:hAnsi="Times New Roman" w:cs="Times New Roman"/>
                <w:noProof/>
                <w:lang w:val="en-CA"/>
                <w:rPrChange w:id="619" w:author="feranmi timilehin" w:date="2026-03-28T17:48:00Z" w16du:dateUtc="2026-03-28T20:18:00Z">
                  <w:rPr/>
                </w:rPrChange>
              </w:rPr>
              <w:t>(Organization, 2023)</w:t>
            </w:r>
            <w:r w:rsidRPr="00E80413">
              <w:rPr>
                <w:rFonts w:ascii="Times New Roman" w:hAnsi="Times New Roman" w:cs="Times New Roman"/>
                <w:lang w:val="en-CA"/>
                <w:rPrChange w:id="620" w:author="feranmi timilehin" w:date="2026-03-28T17:48:00Z" w16du:dateUtc="2026-03-28T20:18:00Z">
                  <w:rPr>
                    <w:lang w:val="en-CA"/>
                  </w:rPr>
                </w:rPrChange>
              </w:rPr>
              <w:fldChar w:fldCharType="end"/>
            </w:r>
          </w:ins>
          <w:customXmlInsRangeStart w:id="621" w:author="feranmi timilehin" w:date="2026-03-28T17:39:00Z"/>
        </w:sdtContent>
      </w:sdt>
      <w:customXmlInsRangeEnd w:id="621"/>
    </w:p>
    <w:p w14:paraId="3A321AF1" w14:textId="19C691AA" w:rsidR="007C0CF2" w:rsidRPr="00E80413" w:rsidRDefault="00D467DF" w:rsidP="00D467DF">
      <w:pPr>
        <w:pStyle w:val="Heading1"/>
        <w:rPr>
          <w:rFonts w:ascii="Times New Roman" w:hAnsi="Times New Roman" w:cs="Times New Roman"/>
          <w:rPrChange w:id="622" w:author="feranmi timilehin" w:date="2026-03-28T17:48:00Z" w16du:dateUtc="2026-03-28T20:18:00Z">
            <w:rPr>
              <w:b/>
              <w:bCs/>
            </w:rPr>
          </w:rPrChange>
        </w:rPr>
        <w:pPrChange w:id="623" w:author="feranmi timilehin" w:date="2026-03-28T16:52:00Z" w16du:dateUtc="2026-03-28T19:22:00Z">
          <w:pPr>
            <w:spacing w:before="0" w:after="160"/>
          </w:pPr>
        </w:pPrChange>
      </w:pPr>
      <w:bookmarkStart w:id="624" w:name="_Toc225612521"/>
      <w:r w:rsidRPr="00E80413">
        <w:rPr>
          <w:rFonts w:ascii="Times New Roman" w:hAnsi="Times New Roman" w:cs="Times New Roman"/>
          <w:rPrChange w:id="625" w:author="feranmi timilehin" w:date="2026-03-28T17:48:00Z" w16du:dateUtc="2026-03-28T20:18:00Z">
            <w:rPr/>
          </w:rPrChange>
        </w:rPr>
        <w:t>conclusion</w:t>
      </w:r>
      <w:bookmarkEnd w:id="624"/>
    </w:p>
    <w:p w14:paraId="2F4050D1" w14:textId="77777777" w:rsidR="007C0CF2" w:rsidRPr="00E80413" w:rsidRDefault="007C0CF2" w:rsidP="007C0CF2">
      <w:pPr>
        <w:spacing w:before="0" w:after="160"/>
        <w:rPr>
          <w:rFonts w:ascii="Times New Roman" w:hAnsi="Times New Roman" w:cs="Times New Roman"/>
          <w:lang w:val="en-CA"/>
          <w:rPrChange w:id="626" w:author="feranmi timilehin" w:date="2026-03-28T17:48:00Z" w16du:dateUtc="2026-03-28T20:18:00Z">
            <w:rPr>
              <w:lang w:val="en-CA"/>
            </w:rPr>
          </w:rPrChange>
        </w:rPr>
      </w:pPr>
      <w:r w:rsidRPr="00E80413">
        <w:rPr>
          <w:rFonts w:ascii="Times New Roman" w:hAnsi="Times New Roman" w:cs="Times New Roman"/>
          <w:lang w:val="en-CA"/>
          <w:rPrChange w:id="627" w:author="feranmi timilehin" w:date="2026-03-28T17:48:00Z" w16du:dateUtc="2026-03-28T20:18:00Z">
            <w:rPr>
              <w:lang w:val="en-CA"/>
            </w:rPr>
          </w:rPrChange>
        </w:rPr>
        <w:t>Road and mountain biking offer immense physical, mental, and environmental benefits, but they also present distinct safety challenges. By understanding the unique risks of each environment, using appropriate equipment, maintaining their bikes, and developing strong riding skills, cyclists can significantly reduce the likelihood of accidents. Safety is not a single action but a continuous commitment to awareness, preparation, and responsible behaviour. With the right mindset and practices, cyclists can enjoy the freedom of the ride while protecting themselves and others.</w:t>
      </w:r>
    </w:p>
    <w:p w14:paraId="74570261" w14:textId="77777777" w:rsidR="007C0CF2" w:rsidRPr="00E80413" w:rsidRDefault="007C0CF2">
      <w:pPr>
        <w:rPr>
          <w:rFonts w:ascii="Times New Roman" w:hAnsi="Times New Roman" w:cs="Times New Roman"/>
          <w:rPrChange w:id="628" w:author="feranmi timilehin" w:date="2026-03-28T17:48:00Z" w16du:dateUtc="2026-03-28T20:18:00Z">
            <w:rPr/>
          </w:rPrChange>
        </w:rPr>
      </w:pPr>
    </w:p>
    <w:p w14:paraId="0BFA8C28" w14:textId="6A5C320B" w:rsidR="00E80413" w:rsidRPr="00E80413" w:rsidRDefault="00E80413">
      <w:pPr>
        <w:spacing w:before="0" w:after="160"/>
        <w:rPr>
          <w:ins w:id="629" w:author="feranmi timilehin" w:date="2026-03-28T17:40:00Z" w16du:dateUtc="2026-03-28T20:10:00Z"/>
          <w:rFonts w:ascii="Times New Roman" w:hAnsi="Times New Roman" w:cs="Times New Roman"/>
          <w:rPrChange w:id="630" w:author="feranmi timilehin" w:date="2026-03-28T17:48:00Z" w16du:dateUtc="2026-03-28T20:18:00Z">
            <w:rPr>
              <w:ins w:id="631" w:author="feranmi timilehin" w:date="2026-03-28T17:40:00Z" w16du:dateUtc="2026-03-28T20:10:00Z"/>
            </w:rPr>
          </w:rPrChange>
        </w:rPr>
      </w:pPr>
      <w:ins w:id="632" w:author="feranmi timilehin" w:date="2026-03-28T17:40:00Z" w16du:dateUtc="2026-03-28T20:10:00Z">
        <w:r w:rsidRPr="00E80413">
          <w:rPr>
            <w:rFonts w:ascii="Times New Roman" w:hAnsi="Times New Roman" w:cs="Times New Roman"/>
            <w:rPrChange w:id="633" w:author="feranmi timilehin" w:date="2026-03-28T17:48:00Z" w16du:dateUtc="2026-03-28T20:18:00Z">
              <w:rPr/>
            </w:rPrChange>
          </w:rPr>
          <w:br w:type="page"/>
        </w:r>
      </w:ins>
    </w:p>
    <w:p w14:paraId="6DF8AFFA" w14:textId="4EA9B09E" w:rsidR="004A33D8" w:rsidRPr="00E80413" w:rsidRDefault="00E80413" w:rsidP="00E80413">
      <w:pPr>
        <w:pStyle w:val="Title"/>
        <w:spacing w:after="200"/>
        <w:jc w:val="center"/>
        <w:rPr>
          <w:ins w:id="634" w:author="feranmi timilehin" w:date="2026-03-28T17:41:00Z" w16du:dateUtc="2026-03-28T20:11:00Z"/>
          <w:rFonts w:ascii="Times New Roman" w:hAnsi="Times New Roman" w:cs="Times New Roman"/>
          <w:rPrChange w:id="635" w:author="feranmi timilehin" w:date="2026-03-28T17:48:00Z" w16du:dateUtc="2026-03-28T20:18:00Z">
            <w:rPr>
              <w:ins w:id="636" w:author="feranmi timilehin" w:date="2026-03-28T17:41:00Z" w16du:dateUtc="2026-03-28T20:11:00Z"/>
            </w:rPr>
          </w:rPrChange>
        </w:rPr>
      </w:pPr>
      <w:ins w:id="637" w:author="feranmi timilehin" w:date="2026-03-28T17:40:00Z" w16du:dateUtc="2026-03-28T20:10:00Z">
        <w:r w:rsidRPr="00E80413">
          <w:rPr>
            <w:rFonts w:ascii="Times New Roman" w:hAnsi="Times New Roman" w:cs="Times New Roman"/>
            <w:rPrChange w:id="638" w:author="feranmi timilehin" w:date="2026-03-28T17:48:00Z" w16du:dateUtc="2026-03-28T20:18:00Z">
              <w:rPr/>
            </w:rPrChange>
          </w:rPr>
          <w:lastRenderedPageBreak/>
          <w:t>Refere</w:t>
        </w:r>
      </w:ins>
      <w:ins w:id="639" w:author="feranmi timilehin" w:date="2026-03-28T17:41:00Z" w16du:dateUtc="2026-03-28T20:11:00Z">
        <w:r w:rsidRPr="00E80413">
          <w:rPr>
            <w:rFonts w:ascii="Times New Roman" w:hAnsi="Times New Roman" w:cs="Times New Roman"/>
            <w:rPrChange w:id="640" w:author="feranmi timilehin" w:date="2026-03-28T17:48:00Z" w16du:dateUtc="2026-03-28T20:18:00Z">
              <w:rPr/>
            </w:rPrChange>
          </w:rPr>
          <w:t>nces</w:t>
        </w:r>
      </w:ins>
    </w:p>
    <w:customXmlInsRangeStart w:id="641" w:author="feranmi timilehin" w:date="2026-03-28T17:41:00Z"/>
    <w:bookmarkStart w:id="642" w:name="_Toc225612522" w:displacedByCustomXml="next"/>
    <w:sdt>
      <w:sdtPr>
        <w:rPr>
          <w:rFonts w:ascii="Times New Roman" w:hAnsi="Times New Roman" w:cs="Times New Roman"/>
          <w:rPrChange w:id="643" w:author="feranmi timilehin" w:date="2026-03-28T17:48:00Z" w16du:dateUtc="2026-03-28T20:18:00Z">
            <w:rPr/>
          </w:rPrChange>
        </w:rPr>
        <w:id w:val="1653559382"/>
        <w:docPartObj>
          <w:docPartGallery w:val="Bibliographies"/>
          <w:docPartUnique/>
        </w:docPartObj>
      </w:sdtPr>
      <w:sdtEndPr>
        <w:rPr>
          <w:rFonts w:eastAsiaTheme="minorHAnsi"/>
          <w:b w:val="0"/>
          <w:bCs w:val="0"/>
          <w:color w:val="auto"/>
          <w:sz w:val="22"/>
          <w:szCs w:val="24"/>
          <w:lang w:val="en-US"/>
          <w:rPrChange w:id="644" w:author="feranmi timilehin" w:date="2026-03-28T17:48:00Z" w16du:dateUtc="2026-03-28T20:18:00Z">
            <w:rPr/>
          </w:rPrChange>
        </w:rPr>
      </w:sdtEndPr>
      <w:sdtContent>
        <w:customXmlInsRangeEnd w:id="641"/>
        <w:p w14:paraId="5D14FF40" w14:textId="356CFD8C" w:rsidR="00E80413" w:rsidRPr="00E80413" w:rsidRDefault="00E80413">
          <w:pPr>
            <w:pStyle w:val="Heading1"/>
            <w:rPr>
              <w:ins w:id="645" w:author="feranmi timilehin" w:date="2026-03-28T17:41:00Z" w16du:dateUtc="2026-03-28T20:11:00Z"/>
              <w:rFonts w:ascii="Times New Roman" w:hAnsi="Times New Roman" w:cs="Times New Roman"/>
              <w:rPrChange w:id="646" w:author="feranmi timilehin" w:date="2026-03-28T17:48:00Z" w16du:dateUtc="2026-03-28T20:18:00Z">
                <w:rPr>
                  <w:ins w:id="647" w:author="feranmi timilehin" w:date="2026-03-28T17:41:00Z" w16du:dateUtc="2026-03-28T20:11:00Z"/>
                </w:rPr>
              </w:rPrChange>
            </w:rPr>
          </w:pPr>
          <w:ins w:id="648" w:author="feranmi timilehin" w:date="2026-03-28T17:41:00Z" w16du:dateUtc="2026-03-28T20:11:00Z">
            <w:r w:rsidRPr="00E80413">
              <w:rPr>
                <w:rFonts w:ascii="Times New Roman" w:hAnsi="Times New Roman" w:cs="Times New Roman"/>
                <w:rPrChange w:id="649" w:author="feranmi timilehin" w:date="2026-03-28T17:48:00Z" w16du:dateUtc="2026-03-28T20:18:00Z">
                  <w:rPr/>
                </w:rPrChange>
              </w:rPr>
              <w:t>Bibliography</w:t>
            </w:r>
            <w:bookmarkEnd w:id="642"/>
          </w:ins>
        </w:p>
        <w:customXmlInsRangeStart w:id="650" w:author="feranmi timilehin" w:date="2026-03-28T17:41:00Z"/>
        <w:sdt>
          <w:sdtPr>
            <w:rPr>
              <w:rFonts w:ascii="Times New Roman" w:hAnsi="Times New Roman" w:cs="Times New Roman"/>
              <w:rPrChange w:id="651" w:author="feranmi timilehin" w:date="2026-03-28T17:48:00Z" w16du:dateUtc="2026-03-28T20:18:00Z">
                <w:rPr/>
              </w:rPrChange>
            </w:rPr>
            <w:id w:val="111145805"/>
            <w:bibliography/>
          </w:sdtPr>
          <w:sdtContent>
            <w:customXmlInsRangeEnd w:id="650"/>
            <w:p w14:paraId="78EF924D" w14:textId="77777777" w:rsidR="00E80413" w:rsidRPr="00E80413" w:rsidRDefault="00E80413" w:rsidP="00E80413">
              <w:pPr>
                <w:pStyle w:val="Bibliography"/>
                <w:ind w:left="720" w:hanging="720"/>
                <w:rPr>
                  <w:rFonts w:ascii="Times New Roman" w:hAnsi="Times New Roman" w:cs="Times New Roman"/>
                  <w:noProof/>
                  <w:kern w:val="0"/>
                  <w:sz w:val="24"/>
                  <w14:ligatures w14:val="none"/>
                  <w:rPrChange w:id="652" w:author="feranmi timilehin" w:date="2026-03-28T17:48:00Z" w16du:dateUtc="2026-03-28T20:18:00Z">
                    <w:rPr>
                      <w:noProof/>
                      <w:kern w:val="0"/>
                      <w:sz w:val="24"/>
                      <w14:ligatures w14:val="none"/>
                    </w:rPr>
                  </w:rPrChange>
                </w:rPr>
              </w:pPr>
              <w:ins w:id="653" w:author="feranmi timilehin" w:date="2026-03-28T17:41:00Z" w16du:dateUtc="2026-03-28T20:11:00Z">
                <w:r w:rsidRPr="00E80413">
                  <w:rPr>
                    <w:rFonts w:ascii="Times New Roman" w:hAnsi="Times New Roman" w:cs="Times New Roman"/>
                    <w:rPrChange w:id="654" w:author="feranmi timilehin" w:date="2026-03-28T17:48:00Z" w16du:dateUtc="2026-03-28T20:18:00Z">
                      <w:rPr/>
                    </w:rPrChange>
                  </w:rPr>
                  <w:fldChar w:fldCharType="begin"/>
                </w:r>
                <w:r w:rsidRPr="00E80413">
                  <w:rPr>
                    <w:rFonts w:ascii="Times New Roman" w:hAnsi="Times New Roman" w:cs="Times New Roman"/>
                    <w:rPrChange w:id="655" w:author="feranmi timilehin" w:date="2026-03-28T17:48:00Z" w16du:dateUtc="2026-03-28T20:18:00Z">
                      <w:rPr/>
                    </w:rPrChange>
                  </w:rPr>
                  <w:instrText xml:space="preserve"> BIBLIOGRAPHY </w:instrText>
                </w:r>
                <w:r w:rsidRPr="00E80413">
                  <w:rPr>
                    <w:rFonts w:ascii="Times New Roman" w:hAnsi="Times New Roman" w:cs="Times New Roman"/>
                    <w:rPrChange w:id="656" w:author="feranmi timilehin" w:date="2026-03-28T17:48:00Z" w16du:dateUtc="2026-03-28T20:18:00Z">
                      <w:rPr/>
                    </w:rPrChange>
                  </w:rPr>
                  <w:fldChar w:fldCharType="separate"/>
                </w:r>
              </w:ins>
              <w:r w:rsidRPr="00E80413">
                <w:rPr>
                  <w:rFonts w:ascii="Times New Roman" w:hAnsi="Times New Roman" w:cs="Times New Roman"/>
                  <w:noProof/>
                  <w:rPrChange w:id="657" w:author="feranmi timilehin" w:date="2026-03-28T17:48:00Z" w16du:dateUtc="2026-03-28T20:18:00Z">
                    <w:rPr>
                      <w:noProof/>
                    </w:rPr>
                  </w:rPrChange>
                </w:rPr>
                <w:t>(n.d.).</w:t>
              </w:r>
            </w:p>
            <w:p w14:paraId="19CC8AA9" w14:textId="77777777" w:rsidR="00E80413" w:rsidRPr="00E80413" w:rsidRDefault="00E80413" w:rsidP="00E80413">
              <w:pPr>
                <w:pStyle w:val="Bibliography"/>
                <w:ind w:left="720" w:hanging="720"/>
                <w:rPr>
                  <w:rFonts w:ascii="Times New Roman" w:hAnsi="Times New Roman" w:cs="Times New Roman"/>
                  <w:noProof/>
                  <w:rPrChange w:id="658" w:author="feranmi timilehin" w:date="2026-03-28T17:48:00Z" w16du:dateUtc="2026-03-28T20:18:00Z">
                    <w:rPr>
                      <w:noProof/>
                    </w:rPr>
                  </w:rPrChange>
                </w:rPr>
              </w:pPr>
              <w:r w:rsidRPr="00E80413">
                <w:rPr>
                  <w:rFonts w:ascii="Times New Roman" w:hAnsi="Times New Roman" w:cs="Times New Roman"/>
                  <w:noProof/>
                  <w:rPrChange w:id="659" w:author="feranmi timilehin" w:date="2026-03-28T17:48:00Z" w16du:dateUtc="2026-03-28T20:18:00Z">
                    <w:rPr>
                      <w:noProof/>
                    </w:rPr>
                  </w:rPrChange>
                </w:rPr>
                <w:t xml:space="preserve">Association, I. M. (2022). </w:t>
              </w:r>
              <w:r w:rsidRPr="00E80413">
                <w:rPr>
                  <w:rFonts w:ascii="Times New Roman" w:hAnsi="Times New Roman" w:cs="Times New Roman"/>
                  <w:i/>
                  <w:iCs/>
                  <w:noProof/>
                  <w:rPrChange w:id="660" w:author="feranmi timilehin" w:date="2026-03-28T17:48:00Z" w16du:dateUtc="2026-03-28T20:18:00Z">
                    <w:rPr>
                      <w:i/>
                      <w:iCs/>
                      <w:noProof/>
                    </w:rPr>
                  </w:rPrChange>
                </w:rPr>
                <w:t>International Mountain Bicycling Association</w:t>
              </w:r>
              <w:r w:rsidRPr="00E80413">
                <w:rPr>
                  <w:rFonts w:ascii="Times New Roman" w:hAnsi="Times New Roman" w:cs="Times New Roman"/>
                  <w:noProof/>
                  <w:rPrChange w:id="661" w:author="feranmi timilehin" w:date="2026-03-28T17:48:00Z" w16du:dateUtc="2026-03-28T20:18:00Z">
                    <w:rPr>
                      <w:noProof/>
                    </w:rPr>
                  </w:rPrChange>
                </w:rPr>
                <w:t>. Retrieved from Trail safety and preparedness guidelines: https://www.imba.com</w:t>
              </w:r>
            </w:p>
            <w:p w14:paraId="56F04471" w14:textId="77777777" w:rsidR="00E80413" w:rsidRPr="00E80413" w:rsidRDefault="00E80413" w:rsidP="00E80413">
              <w:pPr>
                <w:pStyle w:val="Bibliography"/>
                <w:ind w:left="720" w:hanging="720"/>
                <w:rPr>
                  <w:rFonts w:ascii="Times New Roman" w:hAnsi="Times New Roman" w:cs="Times New Roman"/>
                  <w:noProof/>
                  <w:rPrChange w:id="662" w:author="feranmi timilehin" w:date="2026-03-28T17:48:00Z" w16du:dateUtc="2026-03-28T20:18:00Z">
                    <w:rPr>
                      <w:noProof/>
                    </w:rPr>
                  </w:rPrChange>
                </w:rPr>
              </w:pPr>
              <w:r w:rsidRPr="00E80413">
                <w:rPr>
                  <w:rFonts w:ascii="Times New Roman" w:hAnsi="Times New Roman" w:cs="Times New Roman"/>
                  <w:noProof/>
                  <w:rPrChange w:id="663" w:author="feranmi timilehin" w:date="2026-03-28T17:48:00Z" w16du:dateUtc="2026-03-28T20:18:00Z">
                    <w:rPr>
                      <w:noProof/>
                    </w:rPr>
                  </w:rPrChange>
                </w:rPr>
                <w:t xml:space="preserve">Organization, W. H. (2023). </w:t>
              </w:r>
              <w:r w:rsidRPr="00E80413">
                <w:rPr>
                  <w:rFonts w:ascii="Times New Roman" w:hAnsi="Times New Roman" w:cs="Times New Roman"/>
                  <w:i/>
                  <w:iCs/>
                  <w:noProof/>
                  <w:rPrChange w:id="664" w:author="feranmi timilehin" w:date="2026-03-28T17:48:00Z" w16du:dateUtc="2026-03-28T20:18:00Z">
                    <w:rPr>
                      <w:i/>
                      <w:iCs/>
                      <w:noProof/>
                    </w:rPr>
                  </w:rPrChange>
                </w:rPr>
                <w:t>World Health Organization</w:t>
              </w:r>
              <w:r w:rsidRPr="00E80413">
                <w:rPr>
                  <w:rFonts w:ascii="Times New Roman" w:hAnsi="Times New Roman" w:cs="Times New Roman"/>
                  <w:noProof/>
                  <w:rPrChange w:id="665" w:author="feranmi timilehin" w:date="2026-03-28T17:48:00Z" w16du:dateUtc="2026-03-28T20:18:00Z">
                    <w:rPr>
                      <w:noProof/>
                    </w:rPr>
                  </w:rPrChange>
                </w:rPr>
                <w:t>. Retrieved from Road safety: Cycling: https://www.who.int/news-room/fact-sheets/detail/road-safety</w:t>
              </w:r>
            </w:p>
            <w:p w14:paraId="09913031" w14:textId="0A4C8A94" w:rsidR="00E80413" w:rsidRPr="00E80413" w:rsidRDefault="00E80413" w:rsidP="00E80413">
              <w:pPr>
                <w:rPr>
                  <w:ins w:id="666" w:author="feranmi timilehin" w:date="2026-03-28T17:41:00Z" w16du:dateUtc="2026-03-28T20:11:00Z"/>
                  <w:rFonts w:ascii="Times New Roman" w:hAnsi="Times New Roman" w:cs="Times New Roman"/>
                  <w:rPrChange w:id="667" w:author="feranmi timilehin" w:date="2026-03-28T17:48:00Z" w16du:dateUtc="2026-03-28T20:18:00Z">
                    <w:rPr>
                      <w:ins w:id="668" w:author="feranmi timilehin" w:date="2026-03-28T17:41:00Z" w16du:dateUtc="2026-03-28T20:11:00Z"/>
                    </w:rPr>
                  </w:rPrChange>
                </w:rPr>
              </w:pPr>
              <w:ins w:id="669" w:author="feranmi timilehin" w:date="2026-03-28T17:41:00Z" w16du:dateUtc="2026-03-28T20:11:00Z">
                <w:r w:rsidRPr="00E80413">
                  <w:rPr>
                    <w:rFonts w:ascii="Times New Roman" w:hAnsi="Times New Roman" w:cs="Times New Roman"/>
                    <w:b/>
                    <w:bCs/>
                    <w:noProof/>
                    <w:rPrChange w:id="670" w:author="feranmi timilehin" w:date="2026-03-28T17:48:00Z" w16du:dateUtc="2026-03-28T20:18:00Z">
                      <w:rPr>
                        <w:b/>
                        <w:bCs/>
                        <w:noProof/>
                      </w:rPr>
                    </w:rPrChange>
                  </w:rPr>
                  <w:fldChar w:fldCharType="end"/>
                </w:r>
              </w:ins>
            </w:p>
            <w:customXmlInsRangeStart w:id="671" w:author="feranmi timilehin" w:date="2026-03-28T17:41:00Z"/>
          </w:sdtContent>
        </w:sdt>
        <w:customXmlInsRangeEnd w:id="671"/>
        <w:customXmlInsRangeStart w:id="672" w:author="feranmi timilehin" w:date="2026-03-28T17:41:00Z"/>
      </w:sdtContent>
    </w:sdt>
    <w:customXmlInsRangeEnd w:id="672"/>
    <w:p w14:paraId="36848B53" w14:textId="77777777" w:rsidR="00E80413" w:rsidRPr="00E80413" w:rsidRDefault="00E80413" w:rsidP="00E80413">
      <w:pPr>
        <w:rPr>
          <w:rFonts w:ascii="Times New Roman" w:hAnsi="Times New Roman" w:cs="Times New Roman"/>
          <w:rPrChange w:id="673" w:author="feranmi timilehin" w:date="2026-03-28T17:48:00Z" w16du:dateUtc="2026-03-28T20:18:00Z">
            <w:rPr/>
          </w:rPrChange>
        </w:rPr>
      </w:pPr>
    </w:p>
    <w:sectPr w:rsidR="00E80413" w:rsidRPr="00E80413" w:rsidSect="00FF6F20">
      <w:footerReference w:type="even" r:id="rId14"/>
      <w:footerReference w:type="default" r:id="rId15"/>
      <w:pgSz w:w="12240" w:h="15840"/>
      <w:pgMar w:top="1440" w:right="1440" w:bottom="1440" w:left="1440" w:header="720" w:footer="720" w:gutter="0"/>
      <w:cols w:space="720"/>
      <w:titlePg/>
      <w:docGrid w:linePitch="360"/>
      <w:sectPrChange w:id="696" w:author="feranmi timilehin" w:date="2026-03-28T17:21:00Z" w16du:dateUtc="2026-03-28T19:51:00Z">
        <w:sectPr w:rsidR="00E80413" w:rsidRPr="00E80413" w:rsidSect="00FF6F20">
          <w:pgMar w:top="1440" w:right="1440" w:bottom="1440" w:left="1440" w:header="720" w:footer="720" w:gutter="0"/>
          <w:titlePg w:val="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34" w:author="feranmi timilehin" w:date="2026-03-28T16:43:00Z" w:initials="ft">
    <w:p w14:paraId="7D104A3C" w14:textId="77777777" w:rsidR="00D467DF" w:rsidRDefault="00D467DF" w:rsidP="00D467DF">
      <w:r>
        <w:rPr>
          <w:rStyle w:val="CommentReference"/>
        </w:rPr>
        <w:annotationRef/>
      </w:r>
      <w:r>
        <w:rPr>
          <w:sz w:val="20"/>
          <w:szCs w:val="20"/>
        </w:rPr>
        <w:t>Edited and reviewed the document to make sure it is accurately written.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104A3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4F9FE1" w16cex:dateUtc="2026-03-28T19: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104A3C" w16cid:durableId="3C4F9F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431C6" w14:textId="77777777" w:rsidR="00DC7211" w:rsidRDefault="00DC7211" w:rsidP="00FF6F20">
      <w:pPr>
        <w:spacing w:before="0" w:after="0" w:line="240" w:lineRule="auto"/>
      </w:pPr>
      <w:r>
        <w:separator/>
      </w:r>
    </w:p>
  </w:endnote>
  <w:endnote w:type="continuationSeparator" w:id="0">
    <w:p w14:paraId="3D4C35FD" w14:textId="77777777" w:rsidR="00DC7211" w:rsidRDefault="00DC7211" w:rsidP="00FF6F20">
      <w:pPr>
        <w:spacing w:before="0" w:after="0" w:line="240" w:lineRule="auto"/>
      </w:pPr>
      <w:r>
        <w:continuationSeparator/>
      </w:r>
    </w:p>
  </w:endnote>
  <w:endnote w:id="1">
    <w:p w14:paraId="04C60E43" w14:textId="63CDA84F" w:rsidR="00E80413" w:rsidRPr="00E80413" w:rsidRDefault="00E80413">
      <w:pPr>
        <w:pStyle w:val="EndnoteText"/>
        <w:rPr>
          <w:lang w:val="en-CA"/>
          <w:rPrChange w:id="443" w:author="feranmi timilehin" w:date="2026-03-28T17:44:00Z" w16du:dateUtc="2026-03-28T20:14:00Z">
            <w:rPr/>
          </w:rPrChange>
        </w:rPr>
      </w:pPr>
      <w:ins w:id="444" w:author="feranmi timilehin" w:date="2026-03-28T17:44:00Z" w16du:dateUtc="2026-03-28T20:14:00Z">
        <w:r>
          <w:rPr>
            <w:rStyle w:val="EndnoteReference"/>
          </w:rPr>
          <w:endnoteRef/>
        </w:r>
        <w:r>
          <w:rPr>
            <w:rStyle w:val="EndnoteReference"/>
          </w:rPr>
          <w:endnoteRef/>
        </w:r>
        <w:r>
          <w:t xml:space="preserve"> </w:t>
        </w:r>
      </w:ins>
      <w:ins w:id="445" w:author="feranmi timilehin" w:date="2026-03-28T17:45:00Z">
        <w:r w:rsidRPr="00E80413">
          <w:t>Generative AI was used to create the content of this report. I customized the content and included references and citations.</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74" w:author="feranmi timilehin" w:date="2026-03-28T17:21:00Z"/>
  <w:sdt>
    <w:sdtPr>
      <w:rPr>
        <w:rStyle w:val="PageNumber"/>
      </w:rPr>
      <w:id w:val="693731750"/>
      <w:docPartObj>
        <w:docPartGallery w:val="Page Numbers (Bottom of Page)"/>
        <w:docPartUnique/>
      </w:docPartObj>
    </w:sdtPr>
    <w:sdtContent>
      <w:customXmlInsRangeEnd w:id="674"/>
      <w:p w14:paraId="38820B51" w14:textId="3A9FB4A8" w:rsidR="00FF6F20" w:rsidRDefault="00FF6F20" w:rsidP="0047003A">
        <w:pPr>
          <w:pStyle w:val="Footer"/>
          <w:framePr w:wrap="none" w:vAnchor="text" w:hAnchor="margin" w:xAlign="right" w:y="1"/>
          <w:rPr>
            <w:ins w:id="675" w:author="feranmi timilehin" w:date="2026-03-28T17:21:00Z" w16du:dateUtc="2026-03-28T19:51:00Z"/>
            <w:rStyle w:val="PageNumber"/>
          </w:rPr>
        </w:pPr>
        <w:ins w:id="676" w:author="feranmi timilehin" w:date="2026-03-28T17:21:00Z" w16du:dateUtc="2026-03-28T19:51:00Z">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ins>
      </w:p>
      <w:customXmlInsRangeStart w:id="677" w:author="feranmi timilehin" w:date="2026-03-28T17:21:00Z"/>
    </w:sdtContent>
  </w:sdt>
  <w:customXmlInsRangeEnd w:id="677"/>
  <w:p w14:paraId="5E59A6BA" w14:textId="77777777" w:rsidR="00FF6F20" w:rsidRDefault="00FF6F20" w:rsidP="00FF6F20">
    <w:pPr>
      <w:pStyle w:val="Footer"/>
      <w:ind w:right="360"/>
      <w:pPrChange w:id="678" w:author="feranmi timilehin" w:date="2026-03-28T17:21:00Z" w16du:dateUtc="2026-03-28T19:51: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679" w:author="feranmi timilehin" w:date="2026-03-28T17:21:00Z"/>
  <w:sdt>
    <w:sdtPr>
      <w:rPr>
        <w:rStyle w:val="PageNumber"/>
      </w:rPr>
      <w:id w:val="-243719114"/>
      <w:docPartObj>
        <w:docPartGallery w:val="Page Numbers (Bottom of Page)"/>
        <w:docPartUnique/>
      </w:docPartObj>
    </w:sdtPr>
    <w:sdtContent>
      <w:customXmlInsRangeEnd w:id="679"/>
      <w:p w14:paraId="0D310ECF" w14:textId="3661881A" w:rsidR="00FF6F20" w:rsidRDefault="00FF6F20" w:rsidP="00FF6F20">
        <w:pPr>
          <w:pStyle w:val="Footer"/>
          <w:framePr w:wrap="none" w:vAnchor="text" w:hAnchor="margin" w:xAlign="right" w:y="1"/>
          <w:pBdr>
            <w:top w:val="single" w:sz="4" w:space="1" w:color="auto"/>
          </w:pBdr>
          <w:rPr>
            <w:ins w:id="680" w:author="feranmi timilehin" w:date="2026-03-28T17:21:00Z" w16du:dateUtc="2026-03-28T19:51:00Z"/>
            <w:rStyle w:val="PageNumber"/>
          </w:rPr>
          <w:pPrChange w:id="681" w:author="feranmi timilehin" w:date="2026-03-28T17:24:00Z" w16du:dateUtc="2026-03-28T19:54:00Z">
            <w:pPr>
              <w:pStyle w:val="Footer"/>
              <w:framePr w:wrap="none" w:vAnchor="text" w:hAnchor="margin" w:xAlign="right" w:y="1"/>
            </w:pPr>
          </w:pPrChange>
        </w:pPr>
        <w:ins w:id="682" w:author="feranmi timilehin" w:date="2026-03-28T17:21:00Z" w16du:dateUtc="2026-03-28T19:51:00Z">
          <w:r>
            <w:rPr>
              <w:rStyle w:val="PageNumber"/>
            </w:rPr>
            <w:fldChar w:fldCharType="begin"/>
          </w:r>
          <w:r>
            <w:rPr>
              <w:rStyle w:val="PageNumber"/>
            </w:rPr>
            <w:instrText xml:space="preserve"> PAGE </w:instrText>
          </w:r>
          <w:r>
            <w:rPr>
              <w:rStyle w:val="PageNumber"/>
            </w:rPr>
            <w:fldChar w:fldCharType="separate"/>
          </w:r>
        </w:ins>
        <w:r>
          <w:rPr>
            <w:rStyle w:val="PageNumber"/>
            <w:noProof/>
          </w:rPr>
          <w:t>2</w:t>
        </w:r>
        <w:ins w:id="683" w:author="feranmi timilehin" w:date="2026-03-28T17:21:00Z" w16du:dateUtc="2026-03-28T19:51:00Z">
          <w:r>
            <w:rPr>
              <w:rStyle w:val="PageNumber"/>
            </w:rPr>
            <w:fldChar w:fldCharType="end"/>
          </w:r>
        </w:ins>
      </w:p>
      <w:customXmlInsRangeStart w:id="684" w:author="feranmi timilehin" w:date="2026-03-28T17:21:00Z"/>
    </w:sdtContent>
  </w:sdt>
  <w:customXmlInsRangeEnd w:id="684"/>
  <w:p w14:paraId="268DA7EF" w14:textId="25877E8D" w:rsidR="00FF6F20" w:rsidRPr="00FF6F20" w:rsidRDefault="00FF6F20" w:rsidP="00FF6F20">
    <w:pPr>
      <w:pStyle w:val="Footer"/>
      <w:pBdr>
        <w:top w:val="single" w:sz="4" w:space="1" w:color="auto"/>
      </w:pBdr>
      <w:ind w:right="360"/>
      <w:rPr>
        <w:b/>
        <w:bCs/>
        <w:sz w:val="20"/>
        <w:szCs w:val="20"/>
        <w:rPrChange w:id="685" w:author="feranmi timilehin" w:date="2026-03-28T17:22:00Z" w16du:dateUtc="2026-03-28T19:52:00Z">
          <w:rPr/>
        </w:rPrChange>
      </w:rPr>
      <w:pPrChange w:id="686" w:author="feranmi timilehin" w:date="2026-03-28T17:24:00Z" w16du:dateUtc="2026-03-28T19:54:00Z">
        <w:pPr>
          <w:pStyle w:val="Footer"/>
        </w:pPr>
      </w:pPrChange>
    </w:pPr>
    <w:ins w:id="687" w:author="feranmi timilehin" w:date="2026-03-28T17:21:00Z" w16du:dateUtc="2026-03-28T19:51:00Z">
      <w:r w:rsidRPr="00FF6F20">
        <w:rPr>
          <w:b/>
          <w:bCs/>
          <w:sz w:val="20"/>
          <w:szCs w:val="20"/>
          <w:rPrChange w:id="688" w:author="feranmi timilehin" w:date="2026-03-28T17:22:00Z" w16du:dateUtc="2026-03-28T19:52:00Z">
            <w:rPr/>
          </w:rPrChange>
        </w:rPr>
        <w:fldChar w:fldCharType="begin"/>
      </w:r>
      <w:r w:rsidRPr="00FF6F20">
        <w:rPr>
          <w:b/>
          <w:bCs/>
          <w:sz w:val="20"/>
          <w:szCs w:val="20"/>
          <w:rPrChange w:id="689" w:author="feranmi timilehin" w:date="2026-03-28T17:22:00Z" w16du:dateUtc="2026-03-28T19:52:00Z">
            <w:rPr/>
          </w:rPrChange>
        </w:rPr>
        <w:instrText xml:space="preserve"> TITLE  \* MERGEFORMAT </w:instrText>
      </w:r>
      <w:r w:rsidRPr="00FF6F20">
        <w:rPr>
          <w:b/>
          <w:bCs/>
          <w:sz w:val="20"/>
          <w:szCs w:val="20"/>
          <w:rPrChange w:id="690" w:author="feranmi timilehin" w:date="2026-03-28T17:22:00Z" w16du:dateUtc="2026-03-28T19:52:00Z">
            <w:rPr/>
          </w:rPrChange>
        </w:rPr>
        <w:fldChar w:fldCharType="separate"/>
      </w:r>
    </w:ins>
    <w:ins w:id="691" w:author="feranmi timilehin" w:date="2026-03-28T17:53:00Z" w16du:dateUtc="2026-03-28T20:23:00Z">
      <w:r w:rsidR="005614FC">
        <w:rPr>
          <w:b/>
          <w:bCs/>
          <w:sz w:val="20"/>
          <w:szCs w:val="20"/>
        </w:rPr>
        <w:t>The Thrill of the Ride</w:t>
      </w:r>
    </w:ins>
    <w:ins w:id="692" w:author="feranmi timilehin" w:date="2026-03-28T17:21:00Z" w16du:dateUtc="2026-03-28T19:51:00Z">
      <w:r w:rsidRPr="00FF6F20">
        <w:rPr>
          <w:b/>
          <w:bCs/>
          <w:sz w:val="20"/>
          <w:szCs w:val="20"/>
          <w:rPrChange w:id="693" w:author="feranmi timilehin" w:date="2026-03-28T17:22:00Z" w16du:dateUtc="2026-03-28T19:52:00Z">
            <w:rPr/>
          </w:rPrChange>
        </w:rPr>
        <w:fldChar w:fldCharType="end"/>
      </w:r>
      <w:r w:rsidRPr="00FF6F20">
        <w:rPr>
          <w:b/>
          <w:bCs/>
          <w:sz w:val="20"/>
          <w:szCs w:val="20"/>
          <w:rPrChange w:id="694" w:author="feranmi timilehin" w:date="2026-03-28T17:22:00Z" w16du:dateUtc="2026-03-28T19:52:00Z">
            <w:rPr/>
          </w:rPrChange>
        </w:rPr>
        <w:tab/>
      </w:r>
      <w:r w:rsidRPr="00FF6F20">
        <w:rPr>
          <w:b/>
          <w:bCs/>
          <w:sz w:val="20"/>
          <w:szCs w:val="20"/>
          <w:rPrChange w:id="695" w:author="feranmi timilehin" w:date="2026-03-28T17:22:00Z" w16du:dateUtc="2026-03-28T19:52:00Z">
            <w:rPr/>
          </w:rPrChange>
        </w:rPr>
        <w:tab/>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AB483" w14:textId="77777777" w:rsidR="00DC7211" w:rsidRDefault="00DC7211" w:rsidP="00FF6F20">
      <w:pPr>
        <w:spacing w:before="0" w:after="0" w:line="240" w:lineRule="auto"/>
      </w:pPr>
      <w:r>
        <w:separator/>
      </w:r>
    </w:p>
  </w:footnote>
  <w:footnote w:type="continuationSeparator" w:id="0">
    <w:p w14:paraId="5480B27B" w14:textId="77777777" w:rsidR="00DC7211" w:rsidRDefault="00DC7211" w:rsidP="00FF6F20">
      <w:pPr>
        <w:spacing w:before="0"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ranmi timilehin">
    <w15:presenceInfo w15:providerId="Windows Live" w15:userId="066eab813d9931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D8"/>
    <w:rsid w:val="0002111A"/>
    <w:rsid w:val="002E78F4"/>
    <w:rsid w:val="00315EA2"/>
    <w:rsid w:val="0045562A"/>
    <w:rsid w:val="004A33D8"/>
    <w:rsid w:val="005614FC"/>
    <w:rsid w:val="00592E15"/>
    <w:rsid w:val="00615B1A"/>
    <w:rsid w:val="00692FB9"/>
    <w:rsid w:val="007C0CF2"/>
    <w:rsid w:val="008070E5"/>
    <w:rsid w:val="00C82EAA"/>
    <w:rsid w:val="00D245BC"/>
    <w:rsid w:val="00D467DF"/>
    <w:rsid w:val="00D843AF"/>
    <w:rsid w:val="00DA258A"/>
    <w:rsid w:val="00DC7211"/>
    <w:rsid w:val="00E80413"/>
    <w:rsid w:val="00FF6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22EBF0"/>
  <w15:chartTrackingRefBased/>
  <w15:docId w15:val="{00AD3977-FC9C-4973-8AE6-810293FC3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58A"/>
    <w:pPr>
      <w:spacing w:before="240" w:after="240"/>
      <w:pPrChange w:id="0" w:author="feranmi timilehin" w:date="2026-03-28T17:16:00Z">
        <w:pPr>
          <w:spacing w:before="240" w:after="280" w:line="259" w:lineRule="auto"/>
        </w:pPr>
      </w:pPrChange>
    </w:pPr>
    <w:rPr>
      <w:rPrChange w:id="0" w:author="feranmi timilehin" w:date="2026-03-28T17:16:00Z">
        <w:rPr>
          <w:rFonts w:asciiTheme="minorHAnsi" w:eastAsiaTheme="minorHAnsi" w:hAnsiTheme="minorHAnsi" w:cstheme="minorBidi"/>
          <w:kern w:val="2"/>
          <w:sz w:val="22"/>
          <w:szCs w:val="24"/>
          <w:lang w:val="en-US" w:eastAsia="en-US" w:bidi="ar-SA"/>
          <w14:ligatures w14:val="standardContextual"/>
        </w:rPr>
      </w:rPrChange>
    </w:rPr>
  </w:style>
  <w:style w:type="paragraph" w:styleId="Heading1">
    <w:name w:val="heading 1"/>
    <w:basedOn w:val="Normal"/>
    <w:next w:val="Normal"/>
    <w:link w:val="Heading1Char"/>
    <w:uiPriority w:val="9"/>
    <w:qFormat/>
    <w:rsid w:val="00D467DF"/>
    <w:pPr>
      <w:keepNext/>
      <w:keepLines/>
      <w:spacing w:after="80"/>
      <w:outlineLvl w:val="0"/>
    </w:pPr>
    <w:rPr>
      <w:rFonts w:asciiTheme="majorHAnsi" w:eastAsiaTheme="majorEastAsia" w:hAnsiTheme="majorHAnsi" w:cstheme="majorBidi"/>
      <w:b/>
      <w:bCs/>
      <w:color w:val="374C80" w:themeColor="accent1" w:themeShade="BF"/>
      <w:sz w:val="32"/>
      <w:szCs w:val="32"/>
      <w:lang w:val="en-CA"/>
    </w:rPr>
  </w:style>
  <w:style w:type="paragraph" w:styleId="Heading2">
    <w:name w:val="heading 2"/>
    <w:basedOn w:val="Normal"/>
    <w:next w:val="Normal"/>
    <w:link w:val="Heading2Char"/>
    <w:uiPriority w:val="9"/>
    <w:unhideWhenUsed/>
    <w:qFormat/>
    <w:rsid w:val="00DA258A"/>
    <w:pPr>
      <w:keepNext/>
      <w:keepLines/>
      <w:spacing w:before="160" w:after="80"/>
      <w:outlineLvl w:val="1"/>
    </w:pPr>
    <w:rPr>
      <w:rFonts w:asciiTheme="majorHAnsi" w:eastAsiaTheme="majorEastAsia" w:hAnsiTheme="majorHAnsi" w:cstheme="majorBidi"/>
      <w:b/>
      <w:bCs/>
      <w:color w:val="374C80" w:themeColor="accent1" w:themeShade="BF"/>
      <w:sz w:val="24"/>
    </w:rPr>
  </w:style>
  <w:style w:type="paragraph" w:styleId="Heading3">
    <w:name w:val="heading 3"/>
    <w:basedOn w:val="Normal"/>
    <w:next w:val="Normal"/>
    <w:link w:val="Heading3Char"/>
    <w:uiPriority w:val="9"/>
    <w:semiHidden/>
    <w:unhideWhenUsed/>
    <w:qFormat/>
    <w:rsid w:val="004A33D8"/>
    <w:pPr>
      <w:keepNext/>
      <w:keepLines/>
      <w:spacing w:before="160" w:after="80"/>
      <w:outlineLvl w:val="2"/>
    </w:pPr>
    <w:rPr>
      <w:rFonts w:eastAsiaTheme="majorEastAsia" w:cstheme="majorBidi"/>
      <w:color w:val="374C80" w:themeColor="accent1" w:themeShade="BF"/>
      <w:sz w:val="28"/>
      <w:szCs w:val="28"/>
    </w:rPr>
  </w:style>
  <w:style w:type="paragraph" w:styleId="Heading4">
    <w:name w:val="heading 4"/>
    <w:basedOn w:val="Normal"/>
    <w:next w:val="Normal"/>
    <w:link w:val="Heading4Char"/>
    <w:uiPriority w:val="9"/>
    <w:semiHidden/>
    <w:unhideWhenUsed/>
    <w:qFormat/>
    <w:rsid w:val="004A33D8"/>
    <w:pPr>
      <w:keepNext/>
      <w:keepLines/>
      <w:spacing w:before="80" w:after="40"/>
      <w:outlineLvl w:val="3"/>
    </w:pPr>
    <w:rPr>
      <w:rFonts w:eastAsiaTheme="majorEastAsia" w:cstheme="majorBidi"/>
      <w:i/>
      <w:iCs/>
      <w:color w:val="374C80" w:themeColor="accent1" w:themeShade="BF"/>
    </w:rPr>
  </w:style>
  <w:style w:type="paragraph" w:styleId="Heading5">
    <w:name w:val="heading 5"/>
    <w:basedOn w:val="Normal"/>
    <w:next w:val="Normal"/>
    <w:link w:val="Heading5Char"/>
    <w:uiPriority w:val="9"/>
    <w:semiHidden/>
    <w:unhideWhenUsed/>
    <w:qFormat/>
    <w:rsid w:val="004A33D8"/>
    <w:pPr>
      <w:keepNext/>
      <w:keepLines/>
      <w:spacing w:before="80" w:after="40"/>
      <w:outlineLvl w:val="4"/>
    </w:pPr>
    <w:rPr>
      <w:rFonts w:eastAsiaTheme="majorEastAsia" w:cstheme="majorBidi"/>
      <w:color w:val="374C80" w:themeColor="accent1" w:themeShade="BF"/>
    </w:rPr>
  </w:style>
  <w:style w:type="paragraph" w:styleId="Heading6">
    <w:name w:val="heading 6"/>
    <w:basedOn w:val="Normal"/>
    <w:next w:val="Normal"/>
    <w:link w:val="Heading6Char"/>
    <w:uiPriority w:val="9"/>
    <w:semiHidden/>
    <w:unhideWhenUsed/>
    <w:qFormat/>
    <w:rsid w:val="004A33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3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3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3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7DF"/>
    <w:rPr>
      <w:rFonts w:asciiTheme="majorHAnsi" w:eastAsiaTheme="majorEastAsia" w:hAnsiTheme="majorHAnsi" w:cstheme="majorBidi"/>
      <w:b/>
      <w:bCs/>
      <w:color w:val="374C80" w:themeColor="accent1" w:themeShade="BF"/>
      <w:sz w:val="32"/>
      <w:szCs w:val="32"/>
      <w:lang w:val="en-CA"/>
    </w:rPr>
  </w:style>
  <w:style w:type="character" w:customStyle="1" w:styleId="Heading2Char">
    <w:name w:val="Heading 2 Char"/>
    <w:basedOn w:val="DefaultParagraphFont"/>
    <w:link w:val="Heading2"/>
    <w:uiPriority w:val="9"/>
    <w:rsid w:val="00DA258A"/>
    <w:rPr>
      <w:rFonts w:asciiTheme="majorHAnsi" w:eastAsiaTheme="majorEastAsia" w:hAnsiTheme="majorHAnsi" w:cstheme="majorBidi"/>
      <w:b/>
      <w:bCs/>
      <w:color w:val="374C80" w:themeColor="accent1" w:themeShade="BF"/>
      <w:sz w:val="24"/>
    </w:rPr>
  </w:style>
  <w:style w:type="character" w:customStyle="1" w:styleId="Heading3Char">
    <w:name w:val="Heading 3 Char"/>
    <w:basedOn w:val="DefaultParagraphFont"/>
    <w:link w:val="Heading3"/>
    <w:uiPriority w:val="9"/>
    <w:semiHidden/>
    <w:rsid w:val="004A33D8"/>
    <w:rPr>
      <w:rFonts w:eastAsiaTheme="majorEastAsia" w:cstheme="majorBidi"/>
      <w:color w:val="374C80" w:themeColor="accent1" w:themeShade="BF"/>
      <w:sz w:val="28"/>
      <w:szCs w:val="28"/>
    </w:rPr>
  </w:style>
  <w:style w:type="character" w:customStyle="1" w:styleId="Heading4Char">
    <w:name w:val="Heading 4 Char"/>
    <w:basedOn w:val="DefaultParagraphFont"/>
    <w:link w:val="Heading4"/>
    <w:uiPriority w:val="9"/>
    <w:semiHidden/>
    <w:rsid w:val="004A33D8"/>
    <w:rPr>
      <w:rFonts w:eastAsiaTheme="majorEastAsia" w:cstheme="majorBidi"/>
      <w:i/>
      <w:iCs/>
      <w:color w:val="374C80" w:themeColor="accent1" w:themeShade="BF"/>
    </w:rPr>
  </w:style>
  <w:style w:type="character" w:customStyle="1" w:styleId="Heading5Char">
    <w:name w:val="Heading 5 Char"/>
    <w:basedOn w:val="DefaultParagraphFont"/>
    <w:link w:val="Heading5"/>
    <w:uiPriority w:val="9"/>
    <w:semiHidden/>
    <w:rsid w:val="004A33D8"/>
    <w:rPr>
      <w:rFonts w:eastAsiaTheme="majorEastAsia" w:cstheme="majorBidi"/>
      <w:color w:val="374C80" w:themeColor="accent1" w:themeShade="BF"/>
    </w:rPr>
  </w:style>
  <w:style w:type="character" w:customStyle="1" w:styleId="Heading6Char">
    <w:name w:val="Heading 6 Char"/>
    <w:basedOn w:val="DefaultParagraphFont"/>
    <w:link w:val="Heading6"/>
    <w:uiPriority w:val="9"/>
    <w:semiHidden/>
    <w:rsid w:val="004A33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3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3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3D8"/>
    <w:rPr>
      <w:rFonts w:eastAsiaTheme="majorEastAsia" w:cstheme="majorBidi"/>
      <w:color w:val="272727" w:themeColor="text1" w:themeTint="D8"/>
    </w:rPr>
  </w:style>
  <w:style w:type="paragraph" w:styleId="Title">
    <w:name w:val="Title"/>
    <w:basedOn w:val="Normal"/>
    <w:next w:val="Normal"/>
    <w:link w:val="TitleChar"/>
    <w:uiPriority w:val="10"/>
    <w:qFormat/>
    <w:rsid w:val="004A33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3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3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3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3D8"/>
    <w:pPr>
      <w:spacing w:before="160"/>
      <w:jc w:val="center"/>
    </w:pPr>
    <w:rPr>
      <w:i/>
      <w:iCs/>
      <w:color w:val="404040" w:themeColor="text1" w:themeTint="BF"/>
    </w:rPr>
  </w:style>
  <w:style w:type="character" w:customStyle="1" w:styleId="QuoteChar">
    <w:name w:val="Quote Char"/>
    <w:basedOn w:val="DefaultParagraphFont"/>
    <w:link w:val="Quote"/>
    <w:uiPriority w:val="29"/>
    <w:rsid w:val="004A33D8"/>
    <w:rPr>
      <w:i/>
      <w:iCs/>
      <w:color w:val="404040" w:themeColor="text1" w:themeTint="BF"/>
    </w:rPr>
  </w:style>
  <w:style w:type="paragraph" w:styleId="ListParagraph">
    <w:name w:val="List Paragraph"/>
    <w:basedOn w:val="Normal"/>
    <w:uiPriority w:val="34"/>
    <w:qFormat/>
    <w:rsid w:val="004A33D8"/>
    <w:pPr>
      <w:ind w:left="720"/>
      <w:contextualSpacing/>
    </w:pPr>
  </w:style>
  <w:style w:type="character" w:styleId="IntenseEmphasis">
    <w:name w:val="Intense Emphasis"/>
    <w:basedOn w:val="DefaultParagraphFont"/>
    <w:uiPriority w:val="21"/>
    <w:qFormat/>
    <w:rsid w:val="004A33D8"/>
    <w:rPr>
      <w:i/>
      <w:iCs/>
      <w:color w:val="374C80" w:themeColor="accent1" w:themeShade="BF"/>
    </w:rPr>
  </w:style>
  <w:style w:type="paragraph" w:styleId="IntenseQuote">
    <w:name w:val="Intense Quote"/>
    <w:basedOn w:val="Normal"/>
    <w:next w:val="Normal"/>
    <w:link w:val="IntenseQuoteChar"/>
    <w:uiPriority w:val="30"/>
    <w:qFormat/>
    <w:rsid w:val="004A33D8"/>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rsid w:val="004A33D8"/>
    <w:rPr>
      <w:i/>
      <w:iCs/>
      <w:color w:val="374C80" w:themeColor="accent1" w:themeShade="BF"/>
    </w:rPr>
  </w:style>
  <w:style w:type="character" w:styleId="IntenseReference">
    <w:name w:val="Intense Reference"/>
    <w:basedOn w:val="DefaultParagraphFont"/>
    <w:uiPriority w:val="32"/>
    <w:qFormat/>
    <w:rsid w:val="004A33D8"/>
    <w:rPr>
      <w:b/>
      <w:bCs/>
      <w:smallCaps/>
      <w:color w:val="374C80" w:themeColor="accent1" w:themeShade="BF"/>
      <w:spacing w:val="5"/>
    </w:rPr>
  </w:style>
  <w:style w:type="paragraph" w:styleId="Revision">
    <w:name w:val="Revision"/>
    <w:hidden/>
    <w:uiPriority w:val="99"/>
    <w:semiHidden/>
    <w:rsid w:val="00D467DF"/>
    <w:pPr>
      <w:spacing w:after="0" w:line="240" w:lineRule="auto"/>
    </w:pPr>
  </w:style>
  <w:style w:type="character" w:styleId="CommentReference">
    <w:name w:val="annotation reference"/>
    <w:basedOn w:val="DefaultParagraphFont"/>
    <w:uiPriority w:val="99"/>
    <w:semiHidden/>
    <w:unhideWhenUsed/>
    <w:rsid w:val="00D467DF"/>
    <w:rPr>
      <w:sz w:val="16"/>
      <w:szCs w:val="16"/>
    </w:rPr>
  </w:style>
  <w:style w:type="paragraph" w:styleId="CommentText">
    <w:name w:val="annotation text"/>
    <w:basedOn w:val="Normal"/>
    <w:link w:val="CommentTextChar"/>
    <w:uiPriority w:val="99"/>
    <w:semiHidden/>
    <w:unhideWhenUsed/>
    <w:rsid w:val="00D467DF"/>
    <w:pPr>
      <w:spacing w:line="240" w:lineRule="auto"/>
    </w:pPr>
    <w:rPr>
      <w:sz w:val="20"/>
      <w:szCs w:val="20"/>
    </w:rPr>
  </w:style>
  <w:style w:type="character" w:customStyle="1" w:styleId="CommentTextChar">
    <w:name w:val="Comment Text Char"/>
    <w:basedOn w:val="DefaultParagraphFont"/>
    <w:link w:val="CommentText"/>
    <w:uiPriority w:val="99"/>
    <w:semiHidden/>
    <w:rsid w:val="00D467DF"/>
    <w:rPr>
      <w:sz w:val="20"/>
      <w:szCs w:val="20"/>
    </w:rPr>
  </w:style>
  <w:style w:type="paragraph" w:styleId="CommentSubject">
    <w:name w:val="annotation subject"/>
    <w:basedOn w:val="CommentText"/>
    <w:next w:val="CommentText"/>
    <w:link w:val="CommentSubjectChar"/>
    <w:uiPriority w:val="99"/>
    <w:semiHidden/>
    <w:unhideWhenUsed/>
    <w:rsid w:val="00D467DF"/>
    <w:rPr>
      <w:b/>
      <w:bCs/>
    </w:rPr>
  </w:style>
  <w:style w:type="character" w:customStyle="1" w:styleId="CommentSubjectChar">
    <w:name w:val="Comment Subject Char"/>
    <w:basedOn w:val="CommentTextChar"/>
    <w:link w:val="CommentSubject"/>
    <w:uiPriority w:val="99"/>
    <w:semiHidden/>
    <w:rsid w:val="00D467DF"/>
    <w:rPr>
      <w:b/>
      <w:bCs/>
      <w:sz w:val="20"/>
      <w:szCs w:val="20"/>
    </w:rPr>
  </w:style>
  <w:style w:type="paragraph" w:styleId="Header">
    <w:name w:val="header"/>
    <w:basedOn w:val="Normal"/>
    <w:link w:val="HeaderChar"/>
    <w:uiPriority w:val="99"/>
    <w:unhideWhenUsed/>
    <w:rsid w:val="00FF6F20"/>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F6F20"/>
  </w:style>
  <w:style w:type="paragraph" w:styleId="Footer">
    <w:name w:val="footer"/>
    <w:basedOn w:val="Normal"/>
    <w:link w:val="FooterChar"/>
    <w:uiPriority w:val="99"/>
    <w:unhideWhenUsed/>
    <w:rsid w:val="00FF6F20"/>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F6F20"/>
  </w:style>
  <w:style w:type="character" w:styleId="PageNumber">
    <w:name w:val="page number"/>
    <w:basedOn w:val="DefaultParagraphFont"/>
    <w:uiPriority w:val="99"/>
    <w:semiHidden/>
    <w:unhideWhenUsed/>
    <w:rsid w:val="00FF6F20"/>
  </w:style>
  <w:style w:type="paragraph" w:styleId="Bibliography">
    <w:name w:val="Bibliography"/>
    <w:basedOn w:val="Normal"/>
    <w:next w:val="Normal"/>
    <w:uiPriority w:val="37"/>
    <w:unhideWhenUsed/>
    <w:rsid w:val="00E80413"/>
  </w:style>
  <w:style w:type="paragraph" w:styleId="EndnoteText">
    <w:name w:val="endnote text"/>
    <w:basedOn w:val="Normal"/>
    <w:link w:val="EndnoteTextChar"/>
    <w:uiPriority w:val="99"/>
    <w:semiHidden/>
    <w:unhideWhenUsed/>
    <w:rsid w:val="00E804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80413"/>
    <w:rPr>
      <w:sz w:val="20"/>
      <w:szCs w:val="20"/>
    </w:rPr>
  </w:style>
  <w:style w:type="character" w:styleId="EndnoteReference">
    <w:name w:val="endnote reference"/>
    <w:basedOn w:val="DefaultParagraphFont"/>
    <w:uiPriority w:val="99"/>
    <w:semiHidden/>
    <w:unhideWhenUsed/>
    <w:rsid w:val="00E80413"/>
    <w:rPr>
      <w:vertAlign w:val="superscript"/>
    </w:rPr>
  </w:style>
  <w:style w:type="paragraph" w:styleId="TOCHeading">
    <w:name w:val="TOC Heading"/>
    <w:basedOn w:val="Heading1"/>
    <w:next w:val="Normal"/>
    <w:uiPriority w:val="39"/>
    <w:unhideWhenUsed/>
    <w:qFormat/>
    <w:rsid w:val="00E80413"/>
    <w:pPr>
      <w:spacing w:before="480" w:after="0" w:line="276" w:lineRule="auto"/>
      <w:outlineLvl w:val="9"/>
    </w:pPr>
    <w:rPr>
      <w:kern w:val="0"/>
      <w:sz w:val="28"/>
      <w:szCs w:val="28"/>
      <w:lang w:val="en-US"/>
      <w14:ligatures w14:val="none"/>
    </w:rPr>
  </w:style>
  <w:style w:type="paragraph" w:styleId="TOC1">
    <w:name w:val="toc 1"/>
    <w:basedOn w:val="Normal"/>
    <w:next w:val="Normal"/>
    <w:autoRedefine/>
    <w:uiPriority w:val="39"/>
    <w:unhideWhenUsed/>
    <w:rsid w:val="00E80413"/>
    <w:pPr>
      <w:spacing w:before="360" w:after="360"/>
    </w:pPr>
    <w:rPr>
      <w:b/>
      <w:bCs/>
      <w:caps/>
      <w:szCs w:val="22"/>
      <w:u w:val="single"/>
    </w:rPr>
  </w:style>
  <w:style w:type="paragraph" w:styleId="TOC2">
    <w:name w:val="toc 2"/>
    <w:basedOn w:val="Normal"/>
    <w:next w:val="Normal"/>
    <w:autoRedefine/>
    <w:uiPriority w:val="39"/>
    <w:unhideWhenUsed/>
    <w:rsid w:val="00E80413"/>
    <w:pPr>
      <w:spacing w:before="0" w:after="0"/>
    </w:pPr>
    <w:rPr>
      <w:b/>
      <w:bCs/>
      <w:smallCaps/>
      <w:szCs w:val="22"/>
    </w:rPr>
  </w:style>
  <w:style w:type="character" w:styleId="Hyperlink">
    <w:name w:val="Hyperlink"/>
    <w:basedOn w:val="DefaultParagraphFont"/>
    <w:uiPriority w:val="99"/>
    <w:unhideWhenUsed/>
    <w:rsid w:val="00E80413"/>
    <w:rPr>
      <w:color w:val="9454C3" w:themeColor="hyperlink"/>
      <w:u w:val="single"/>
    </w:rPr>
  </w:style>
  <w:style w:type="paragraph" w:styleId="TOC3">
    <w:name w:val="toc 3"/>
    <w:basedOn w:val="Normal"/>
    <w:next w:val="Normal"/>
    <w:autoRedefine/>
    <w:uiPriority w:val="39"/>
    <w:semiHidden/>
    <w:unhideWhenUsed/>
    <w:rsid w:val="00E80413"/>
    <w:pPr>
      <w:spacing w:before="0" w:after="0"/>
    </w:pPr>
    <w:rPr>
      <w:smallCaps/>
      <w:szCs w:val="22"/>
    </w:rPr>
  </w:style>
  <w:style w:type="paragraph" w:styleId="TOC4">
    <w:name w:val="toc 4"/>
    <w:basedOn w:val="Normal"/>
    <w:next w:val="Normal"/>
    <w:autoRedefine/>
    <w:uiPriority w:val="39"/>
    <w:semiHidden/>
    <w:unhideWhenUsed/>
    <w:rsid w:val="00E80413"/>
    <w:pPr>
      <w:spacing w:before="0" w:after="0"/>
    </w:pPr>
    <w:rPr>
      <w:szCs w:val="22"/>
    </w:rPr>
  </w:style>
  <w:style w:type="paragraph" w:styleId="TOC5">
    <w:name w:val="toc 5"/>
    <w:basedOn w:val="Normal"/>
    <w:next w:val="Normal"/>
    <w:autoRedefine/>
    <w:uiPriority w:val="39"/>
    <w:semiHidden/>
    <w:unhideWhenUsed/>
    <w:rsid w:val="00E80413"/>
    <w:pPr>
      <w:spacing w:before="0" w:after="0"/>
    </w:pPr>
    <w:rPr>
      <w:szCs w:val="22"/>
    </w:rPr>
  </w:style>
  <w:style w:type="paragraph" w:styleId="TOC6">
    <w:name w:val="toc 6"/>
    <w:basedOn w:val="Normal"/>
    <w:next w:val="Normal"/>
    <w:autoRedefine/>
    <w:uiPriority w:val="39"/>
    <w:semiHidden/>
    <w:unhideWhenUsed/>
    <w:rsid w:val="00E80413"/>
    <w:pPr>
      <w:spacing w:before="0" w:after="0"/>
    </w:pPr>
    <w:rPr>
      <w:szCs w:val="22"/>
    </w:rPr>
  </w:style>
  <w:style w:type="paragraph" w:styleId="TOC7">
    <w:name w:val="toc 7"/>
    <w:basedOn w:val="Normal"/>
    <w:next w:val="Normal"/>
    <w:autoRedefine/>
    <w:uiPriority w:val="39"/>
    <w:semiHidden/>
    <w:unhideWhenUsed/>
    <w:rsid w:val="00E80413"/>
    <w:pPr>
      <w:spacing w:before="0" w:after="0"/>
    </w:pPr>
    <w:rPr>
      <w:szCs w:val="22"/>
    </w:rPr>
  </w:style>
  <w:style w:type="paragraph" w:styleId="TOC8">
    <w:name w:val="toc 8"/>
    <w:basedOn w:val="Normal"/>
    <w:next w:val="Normal"/>
    <w:autoRedefine/>
    <w:uiPriority w:val="39"/>
    <w:semiHidden/>
    <w:unhideWhenUsed/>
    <w:rsid w:val="00E80413"/>
    <w:pPr>
      <w:spacing w:before="0" w:after="0"/>
    </w:pPr>
    <w:rPr>
      <w:szCs w:val="22"/>
    </w:rPr>
  </w:style>
  <w:style w:type="paragraph" w:styleId="TOC9">
    <w:name w:val="toc 9"/>
    <w:basedOn w:val="Normal"/>
    <w:next w:val="Normal"/>
    <w:autoRedefine/>
    <w:uiPriority w:val="39"/>
    <w:semiHidden/>
    <w:unhideWhenUsed/>
    <w:rsid w:val="00E80413"/>
    <w:pPr>
      <w:spacing w:before="0" w:after="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154120">
      <w:bodyDiv w:val="1"/>
      <w:marLeft w:val="0"/>
      <w:marRight w:val="0"/>
      <w:marTop w:val="0"/>
      <w:marBottom w:val="0"/>
      <w:divBdr>
        <w:top w:val="none" w:sz="0" w:space="0" w:color="auto"/>
        <w:left w:val="none" w:sz="0" w:space="0" w:color="auto"/>
        <w:bottom w:val="none" w:sz="0" w:space="0" w:color="auto"/>
        <w:right w:val="none" w:sz="0" w:space="0" w:color="auto"/>
      </w:divBdr>
    </w:div>
    <w:div w:id="1208686694">
      <w:bodyDiv w:val="1"/>
      <w:marLeft w:val="0"/>
      <w:marRight w:val="0"/>
      <w:marTop w:val="0"/>
      <w:marBottom w:val="0"/>
      <w:divBdr>
        <w:top w:val="none" w:sz="0" w:space="0" w:color="auto"/>
        <w:left w:val="none" w:sz="0" w:space="0" w:color="auto"/>
        <w:bottom w:val="none" w:sz="0" w:space="0" w:color="auto"/>
        <w:right w:val="none" w:sz="0" w:space="0" w:color="auto"/>
      </w:divBdr>
    </w:div>
    <w:div w:id="1433549526">
      <w:bodyDiv w:val="1"/>
      <w:marLeft w:val="0"/>
      <w:marRight w:val="0"/>
      <w:marTop w:val="0"/>
      <w:marBottom w:val="0"/>
      <w:divBdr>
        <w:top w:val="none" w:sz="0" w:space="0" w:color="auto"/>
        <w:left w:val="none" w:sz="0" w:space="0" w:color="auto"/>
        <w:bottom w:val="none" w:sz="0" w:space="0" w:color="auto"/>
        <w:right w:val="none" w:sz="0" w:space="0" w:color="auto"/>
      </w:divBdr>
    </w:div>
    <w:div w:id="1888832016">
      <w:bodyDiv w:val="1"/>
      <w:marLeft w:val="0"/>
      <w:marRight w:val="0"/>
      <w:marTop w:val="0"/>
      <w:marBottom w:val="0"/>
      <w:divBdr>
        <w:top w:val="none" w:sz="0" w:space="0" w:color="auto"/>
        <w:left w:val="none" w:sz="0" w:space="0" w:color="auto"/>
        <w:bottom w:val="none" w:sz="0" w:space="0" w:color="auto"/>
        <w:right w:val="none" w:sz="0" w:space="0" w:color="auto"/>
      </w:divBdr>
    </w:div>
    <w:div w:id="1950895590">
      <w:bodyDiv w:val="1"/>
      <w:marLeft w:val="0"/>
      <w:marRight w:val="0"/>
      <w:marTop w:val="0"/>
      <w:marBottom w:val="0"/>
      <w:divBdr>
        <w:top w:val="none" w:sz="0" w:space="0" w:color="auto"/>
        <w:left w:val="none" w:sz="0" w:space="0" w:color="auto"/>
        <w:bottom w:val="none" w:sz="0" w:space="0" w:color="auto"/>
        <w:right w:val="none" w:sz="0" w:space="0" w:color="auto"/>
      </w:divBdr>
      <w:divsChild>
        <w:div w:id="869345419">
          <w:marLeft w:val="0"/>
          <w:marRight w:val="0"/>
          <w:marTop w:val="0"/>
          <w:marBottom w:val="0"/>
          <w:divBdr>
            <w:top w:val="none" w:sz="0" w:space="0" w:color="auto"/>
            <w:left w:val="none" w:sz="0" w:space="0" w:color="auto"/>
            <w:bottom w:val="none" w:sz="0" w:space="0" w:color="auto"/>
            <w:right w:val="none" w:sz="0" w:space="0" w:color="auto"/>
          </w:divBdr>
          <w:divsChild>
            <w:div w:id="1047335768">
              <w:marLeft w:val="0"/>
              <w:marRight w:val="0"/>
              <w:marTop w:val="0"/>
              <w:marBottom w:val="0"/>
              <w:divBdr>
                <w:top w:val="none" w:sz="0" w:space="0" w:color="auto"/>
                <w:left w:val="none" w:sz="0" w:space="0" w:color="auto"/>
                <w:bottom w:val="none" w:sz="0" w:space="0" w:color="auto"/>
                <w:right w:val="none" w:sz="0" w:space="0" w:color="auto"/>
              </w:divBdr>
              <w:divsChild>
                <w:div w:id="115680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088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Ion Boardroom">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Ion Boardroom">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Boardroom">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8000"/>
                <a:hueMod val="124000"/>
                <a:satMod val="148000"/>
                <a:lumMod val="124000"/>
              </a:schemeClr>
            </a:gs>
            <a:gs pos="100000">
              <a:schemeClr val="phClr">
                <a:shade val="76000"/>
                <a:hueMod val="89000"/>
                <a:satMod val="164000"/>
                <a:lumMod val="56000"/>
              </a:schemeClr>
            </a:gs>
          </a:gsLst>
          <a:path path="circle">
            <a:fillToRect l="45000" t="65000" r="125000" b="100000"/>
          </a:path>
        </a:gradFill>
        <a:blipFill rotWithShape="1">
          <a:blip xmlns:r="http://schemas.openxmlformats.org/officeDocument/2006/relationships" r:embed="rId1">
            <a:duotone>
              <a:schemeClr val="phClr">
                <a:shade val="69000"/>
                <a:hueMod val="91000"/>
                <a:satMod val="164000"/>
                <a:lumMod val="74000"/>
              </a:schemeClr>
              <a:schemeClr val="phClr">
                <a:hueMod val="124000"/>
                <a:satMod val="140000"/>
                <a:lumMod val="142000"/>
              </a:schemeClr>
            </a:duotone>
          </a:blip>
          <a:stretch/>
        </a:blipFill>
      </a:bgFillStyleLst>
    </a:fmtScheme>
  </a:themeElements>
  <a:objectDefaults/>
  <a:extraClrSchemeLst/>
  <a:extLst>
    <a:ext uri="{05A4C25C-085E-4340-85A3-A5531E510DB2}">
      <thm15:themeFamily xmlns:thm15="http://schemas.microsoft.com/office/thememl/2012/main" name="Ion Boardroom" id="{FC33163D-4339-46B1-8EED-24C834239D99}" vid="{B8502691-933B-45FE-8764-BA278511EF2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d2abd38f-6d5a-473d-b1ba-4829743c656b" xsi:nil="true"/>
    <Process xmlns="d2abd38f-6d5a-473d-b1ba-4829743c656b" xsi:nil="true"/>
    <TaxCatchAll xmlns="59d4ac86-31f8-4cd3-8d96-c5f03de7de39" xsi:nil="true"/>
    <lcf76f155ced4ddcb4097134ff3c332f xmlns="d2abd38f-6d5a-473d-b1ba-4829743c656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1191214793DB46A34E2E7DB15AFA8E" ma:contentTypeVersion="15" ma:contentTypeDescription="Create a new document." ma:contentTypeScope="" ma:versionID="5331cddcf6220ef1ddc3181d6a288a5b">
  <xsd:schema xmlns:xsd="http://www.w3.org/2001/XMLSchema" xmlns:xs="http://www.w3.org/2001/XMLSchema" xmlns:p="http://schemas.microsoft.com/office/2006/metadata/properties" xmlns:ns2="d2abd38f-6d5a-473d-b1ba-4829743c656b" xmlns:ns3="59d4ac86-31f8-4cd3-8d96-c5f03de7de39" targetNamespace="http://schemas.microsoft.com/office/2006/metadata/properties" ma:root="true" ma:fieldsID="8eb064515aa35fd5aa3f9257aa49d970" ns2:_="" ns3:_="">
    <xsd:import namespace="d2abd38f-6d5a-473d-b1ba-4829743c656b"/>
    <xsd:import namespace="59d4ac86-31f8-4cd3-8d96-c5f03de7de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Notes" minOccurs="0"/>
                <xsd:element ref="ns2:Proces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abd38f-6d5a-473d-b1ba-4829743c65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Notes" ma:index="12" nillable="true" ma:displayName="Notes" ma:format="Dropdown" ma:internalName="Notes">
      <xsd:simpleType>
        <xsd:restriction base="dms:Note">
          <xsd:maxLength value="255"/>
        </xsd:restriction>
      </xsd:simpleType>
    </xsd:element>
    <xsd:element name="Process" ma:index="13" nillable="true" ma:displayName="Label" ma:format="Dropdown" ma:internalName="Process">
      <xsd:simpleType>
        <xsd:union memberTypes="dms:Text">
          <xsd:simpleType>
            <xsd:restriction base="dms:Choice">
              <xsd:enumeration value="Initial Files"/>
              <xsd:enumeration value="1st Draft"/>
              <xsd:enumeration value="1st Pass"/>
              <xsd:enumeration value="2nd Pass"/>
              <xsd:enumeration value="3rd Pass"/>
              <xsd:enumeration value="4th Pass"/>
              <xsd:enumeration value="Final Files"/>
              <xsd:enumeration value="Preliminary Updates"/>
              <xsd:enumeration value="Final Content Updates"/>
              <xsd:enumeration value="Planning Phase"/>
              <xsd:enumeration value="Content MS Dev."/>
              <xsd:enumeration value="Resources"/>
            </xsd:restriction>
          </xsd:simpleType>
        </xsd:un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8617a1-beef-4e24-867f-51551f54cfe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d4ac86-31f8-4cd3-8d96-c5f03de7de3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f06298a-bbd6-4efa-bf2d-e2609ed4a25c}" ma:internalName="TaxCatchAll" ma:showField="CatchAllData" ma:web="59d4ac86-31f8-4cd3-8d96-c5f03de7de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Placeholder1</b:Tag>
    <b:SourceType>InternetSite</b:SourceType>
    <b:Guid>{309C7271-CEE2-A14B-85B0-8A5A813B153E}</b:Guid>
    <b:RefOrder>1</b:RefOrder>
  </b:Source>
  <b:Source>
    <b:Tag>Int221</b:Tag>
    <b:SourceType>InternetSite</b:SourceType>
    <b:Guid>{8EDC3CF8-BE65-8449-88F4-7A4FE3DFDF31}</b:Guid>
    <b:Author>
      <b:Author>
        <b:NameList>
          <b:Person>
            <b:Last>Association</b:Last>
            <b:First>International</b:First>
            <b:Middle>Mountain Bicycling</b:Middle>
          </b:Person>
        </b:NameList>
      </b:Author>
    </b:Author>
    <b:Title>International Mountain Bicycling Association</b:Title>
    <b:InternetSiteTitle>Trail safety and preparedness guidelines</b:InternetSiteTitle>
    <b:URL>https://www.imba.com</b:URL>
    <b:Year>2022</b:Year>
    <b:RefOrder>2</b:RefOrder>
  </b:Source>
  <b:Source>
    <b:Tag>Wor232</b:Tag>
    <b:SourceType>InternetSite</b:SourceType>
    <b:Guid>{8A063969-ACF0-114F-9096-B72F7DE58C21}</b:Guid>
    <b:Author>
      <b:Author>
        <b:NameList>
          <b:Person>
            <b:Last>Organization</b:Last>
            <b:First>World</b:First>
            <b:Middle>Health</b:Middle>
          </b:Person>
        </b:NameList>
      </b:Author>
    </b:Author>
    <b:Title>World Health Organization</b:Title>
    <b:InternetSiteTitle>Road safety: Cycling</b:InternetSiteTitle>
    <b:URL>https://www.who.int/news-room/fact-sheets/detail/road-safety</b:URL>
    <b:Year>2023</b:Year>
    <b:RefOrder>3</b:RefOrder>
  </b:Source>
</b:Sources>
</file>

<file path=customXml/itemProps1.xml><?xml version="1.0" encoding="utf-8"?>
<ds:datastoreItem xmlns:ds="http://schemas.openxmlformats.org/officeDocument/2006/customXml" ds:itemID="{83401F3A-3CDE-41D0-B897-BC5FA56BCE6F}">
  <ds:schemaRefs>
    <ds:schemaRef ds:uri="http://schemas.microsoft.com/office/2006/metadata/properties"/>
    <ds:schemaRef ds:uri="http://schemas.microsoft.com/office/infopath/2007/PartnerControls"/>
    <ds:schemaRef ds:uri="d2abd38f-6d5a-473d-b1ba-4829743c656b"/>
    <ds:schemaRef ds:uri="59d4ac86-31f8-4cd3-8d96-c5f03de7de39"/>
  </ds:schemaRefs>
</ds:datastoreItem>
</file>

<file path=customXml/itemProps2.xml><?xml version="1.0" encoding="utf-8"?>
<ds:datastoreItem xmlns:ds="http://schemas.openxmlformats.org/officeDocument/2006/customXml" ds:itemID="{D54B5F41-E45F-4423-BC6F-5D2181882C2D}">
  <ds:schemaRefs>
    <ds:schemaRef ds:uri="http://schemas.microsoft.com/sharepoint/v3/contenttype/forms"/>
  </ds:schemaRefs>
</ds:datastoreItem>
</file>

<file path=customXml/itemProps3.xml><?xml version="1.0" encoding="utf-8"?>
<ds:datastoreItem xmlns:ds="http://schemas.openxmlformats.org/officeDocument/2006/customXml" ds:itemID="{A93A1D36-8BAB-4754-95DA-313DD628E8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abd38f-6d5a-473d-b1ba-4829743c656b"/>
    <ds:schemaRef ds:uri="59d4ac86-31f8-4cd3-8d96-c5f03de7de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11A7ED8-AB90-294C-B5D1-00FBDCE3C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1502</Words>
  <Characters>9259</Characters>
  <Application>Microsoft Office Word</Application>
  <DocSecurity>0</DocSecurity>
  <Lines>154</Lines>
  <Paragraphs>50</Paragraphs>
  <ScaleCrop>false</ScaleCrop>
  <HeadingPairs>
    <vt:vector size="2" baseType="variant">
      <vt:variant>
        <vt:lpstr>Title</vt:lpstr>
      </vt:variant>
      <vt:variant>
        <vt:i4>1</vt:i4>
      </vt:variant>
    </vt:vector>
  </HeadingPairs>
  <TitlesOfParts>
    <vt:vector size="1" baseType="lpstr">
      <vt:lpstr>The Thrill of the Ride</vt:lpstr>
    </vt:vector>
  </TitlesOfParts>
  <Manager>Eustance Mzinga</Manager>
  <Company>American River Cycling Club</Company>
  <LinksUpToDate>false</LinksUpToDate>
  <CharactersWithSpaces>10711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Thrill of the Ride</dc:title>
  <dc:subject/>
  <dc:creator>Oluwatimilehin Aramide</dc:creator>
  <cp:keywords/>
  <dc:description/>
  <cp:lastModifiedBy>feranmi timilehin</cp:lastModifiedBy>
  <cp:revision>3</cp:revision>
  <cp:lastPrinted>2026-03-28T20:23:00Z</cp:lastPrinted>
  <dcterms:created xsi:type="dcterms:W3CDTF">2026-03-28T20:23:00Z</dcterms:created>
  <dcterms:modified xsi:type="dcterms:W3CDTF">2026-03-28T20:23:00Z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0x010100461191214793DB46A34E2E7DB15AFA8E</vt:lpwstr>
  </property>
</Properties>
</file>