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CF319" w14:textId="77777777" w:rsidR="004A33D8" w:rsidRDefault="004A33D8" w:rsidP="00A02199">
      <w:pPr>
        <w:pStyle w:val="Title"/>
        <w:jc w:val="center"/>
        <w:pPrChange w:id="1" w:author="feranmi timilehin" w:date="2026-03-24T12:45:00Z">
          <w:pPr/>
        </w:pPrChange>
      </w:pPr>
      <w:r>
        <w:t>The Thrill of the Ride</w:t>
      </w:r>
    </w:p>
    <w:p w14:paraId="73AE3EF2" w14:textId="4C950C12" w:rsidR="00D843AF" w:rsidRDefault="004A33D8" w:rsidP="00A02199">
      <w:pPr>
        <w:pStyle w:val="Subtitle"/>
        <w:jc w:val="center"/>
        <w:pPrChange w:id="2" w:author="feranmi timilehin" w:date="2026-03-24T12:45:00Z">
          <w:pPr/>
        </w:pPrChange>
      </w:pPr>
      <w:r>
        <w:t>A Guide to Road and Mountain Bike Safety</w:t>
      </w:r>
    </w:p>
    <w:p w14:paraId="12CB8DE3" w14:textId="1250EC4C" w:rsidR="00A02199" w:rsidRDefault="00C5360D" w:rsidP="00C5360D">
      <w:pPr>
        <w:pStyle w:val="Heading1"/>
        <w:rPr>
          <w:ins w:id="3" w:author="feranmi timilehin" w:date="2026-03-24T12:55:00Z"/>
        </w:rPr>
      </w:pPr>
      <w:r w:rsidRPr="00C5360D">
        <w:t>Introduction</w:t>
      </w:r>
    </w:p>
    <w:p w14:paraId="0D474D64" w14:textId="77777777" w:rsidR="00C5360D" w:rsidRPr="00C5360D" w:rsidRDefault="00C5360D" w:rsidP="00C5360D">
      <w:pPr>
        <w:rPr>
          <w:lang w:val="en-CA"/>
          <w:rPrChange w:id="4" w:author="feranmi timilehin" w:date="2026-03-24T12:55:00Z">
            <w:rPr/>
          </w:rPrChange>
        </w:rPr>
      </w:pPr>
    </w:p>
    <w:p w14:paraId="260F0878" w14:textId="6CBAE252" w:rsidR="00A02199" w:rsidRPr="00A02199" w:rsidRDefault="00A02199" w:rsidP="00A02199">
      <w:pPr>
        <w:rPr>
          <w:lang w:val="en-CA"/>
        </w:rPr>
      </w:pPr>
      <w:commentRangeStart w:id="5"/>
      <w:r w:rsidRPr="00A02199">
        <w:rPr>
          <w:lang w:val="en-CA"/>
        </w:rPr>
        <w:t>Cycling</w:t>
      </w:r>
      <w:commentRangeEnd w:id="5"/>
      <w:r>
        <w:rPr>
          <w:rStyle w:val="CommentReference"/>
        </w:rPr>
        <w:commentReference w:id="5"/>
      </w:r>
      <w:r w:rsidRPr="00A02199">
        <w:rPr>
          <w:lang w:val="en-CA"/>
        </w:rPr>
        <w:t xml:space="preserve"> is a rewarding activity that supports physical fitness, mental well-being, and environmentally friendly transportation. Whether riding on paved roads or rugged mountain trails, safety remains a critical concern. Road and mountain biking present different risks, but both require awareness, preparation, and responsible behavio</w:t>
      </w:r>
      <w:ins w:id="6" w:author="feranmi timilehin" w:date="2026-03-24T12:44:00Z">
        <w:r>
          <w:rPr>
            <w:lang w:val="en-CA"/>
          </w:rPr>
          <w:t>u</w:t>
        </w:r>
      </w:ins>
      <w:r w:rsidRPr="00A02199">
        <w:rPr>
          <w:lang w:val="en-CA"/>
        </w:rPr>
        <w:t>r. Understanding these differences and adopting proper safety practices can significantly reduce the likelihood of accidents and injuries.</w:t>
      </w:r>
    </w:p>
    <w:p w14:paraId="29C4B69E" w14:textId="59FCE0FA" w:rsidR="00A02199" w:rsidRDefault="00C5360D" w:rsidP="00C5360D">
      <w:pPr>
        <w:pStyle w:val="Heading1"/>
        <w:rPr>
          <w:ins w:id="7" w:author="feranmi timilehin" w:date="2026-03-24T12:56:00Z"/>
        </w:rPr>
      </w:pPr>
      <w:r w:rsidRPr="00C5360D">
        <w:t>understanding the risks of road biking</w:t>
      </w:r>
    </w:p>
    <w:p w14:paraId="4E8EFCA1" w14:textId="7A3EF092" w:rsidR="00C5360D" w:rsidRPr="00C5360D" w:rsidRDefault="00C5360D" w:rsidP="00C5360D">
      <w:pPr>
        <w:rPr>
          <w:color w:val="242852" w:themeColor="text2"/>
          <w:lang w:val="en-CA"/>
          <w:rPrChange w:id="8" w:author="feranmi timilehin" w:date="2026-03-24T12:56:00Z">
            <w:rPr/>
          </w:rPrChange>
        </w:rPr>
      </w:pPr>
    </w:p>
    <w:p w14:paraId="7A9E88C3" w14:textId="23D17F13" w:rsidR="00A02199" w:rsidRPr="00A02199" w:rsidRDefault="00A02199" w:rsidP="00A02199">
      <w:pPr>
        <w:rPr>
          <w:lang w:val="en-CA"/>
        </w:rPr>
      </w:pPr>
      <w:r w:rsidRPr="00A02199">
        <w:rPr>
          <w:lang w:val="en-CA"/>
        </w:rPr>
        <w:t xml:space="preserve">Road biking typically involves sharing space with motor vehicles, which introduces a unique set of hazards. Cyclists must navigate traffic, obey road rules, and </w:t>
      </w:r>
      <w:del w:id="9" w:author="feranmi timilehin" w:date="2026-03-24T12:43:00Z">
        <w:r w:rsidRPr="00A02199" w:rsidDel="00A02199">
          <w:rPr>
            <w:lang w:val="en-CA"/>
          </w:rPr>
          <w:delText>remain visible to drivers at all times</w:delText>
        </w:r>
      </w:del>
      <w:ins w:id="10" w:author="feranmi timilehin" w:date="2026-03-24T12:43:00Z">
        <w:r w:rsidRPr="00A02199">
          <w:rPr>
            <w:lang w:val="en-CA"/>
          </w:rPr>
          <w:t>always remain visible to drivers</w:t>
        </w:r>
      </w:ins>
      <w:r w:rsidRPr="00A02199">
        <w:rPr>
          <w:lang w:val="en-CA"/>
        </w:rPr>
        <w:t>. One of the most common dangers is the lack of visibility, especially in low-light conditions or during poor weather. Drivers may fail to notice cyclists, particularly at intersections where many collisions occur.</w:t>
      </w:r>
    </w:p>
    <w:p w14:paraId="2EF197FA" w14:textId="7E487BDB" w:rsidR="00A02199" w:rsidRPr="00A02199" w:rsidRDefault="00A02199" w:rsidP="00A02199">
      <w:pPr>
        <w:rPr>
          <w:lang w:val="en-CA"/>
        </w:rPr>
      </w:pPr>
      <w:r w:rsidRPr="00A02199">
        <w:rPr>
          <w:lang w:val="en-CA"/>
        </w:rPr>
        <w:t xml:space="preserve">Another risk comes from road conditions. Potholes, debris, wet surfaces, and uneven pavement can cause loss of control. High speeds on downhill stretches also increase the severity of potential accidents. Additionally, distractions </w:t>
      </w:r>
      <w:del w:id="11" w:author="feranmi timilehin" w:date="2026-03-24T12:43:00Z">
        <w:r w:rsidRPr="00A02199" w:rsidDel="00A02199">
          <w:rPr>
            <w:lang w:val="en-CA"/>
          </w:rPr>
          <w:delText>such as</w:delText>
        </w:r>
      </w:del>
      <w:ins w:id="12" w:author="feranmi timilehin" w:date="2026-03-24T12:43:00Z">
        <w:r>
          <w:rPr>
            <w:lang w:val="en-CA"/>
          </w:rPr>
          <w:t>from</w:t>
        </w:r>
      </w:ins>
      <w:r w:rsidRPr="00A02199">
        <w:rPr>
          <w:lang w:val="en-CA"/>
        </w:rPr>
        <w:t xml:space="preserve"> mobile devices affect both drivers and cyclists, further </w:t>
      </w:r>
      <w:del w:id="13" w:author="feranmi timilehin" w:date="2026-03-24T12:43:00Z">
        <w:r w:rsidRPr="00A02199" w:rsidDel="00A02199">
          <w:rPr>
            <w:lang w:val="en-CA"/>
          </w:rPr>
          <w:delText>rai</w:delText>
        </w:r>
      </w:del>
      <w:ins w:id="14" w:author="feranmi timilehin" w:date="2026-03-24T12:43:00Z">
        <w:r>
          <w:rPr>
            <w:lang w:val="en-CA"/>
          </w:rPr>
          <w:t>increa</w:t>
        </w:r>
      </w:ins>
      <w:r w:rsidRPr="00A02199">
        <w:rPr>
          <w:lang w:val="en-CA"/>
        </w:rPr>
        <w:t>sing the risk</w:t>
      </w:r>
      <w:del w:id="15" w:author="feranmi timilehin" w:date="2026-03-24T12:43:00Z">
        <w:r w:rsidRPr="00A02199" w:rsidDel="00A02199">
          <w:rPr>
            <w:lang w:val="en-CA"/>
          </w:rPr>
          <w:delText xml:space="preserve"> level</w:delText>
        </w:r>
      </w:del>
      <w:r w:rsidRPr="00A02199">
        <w:rPr>
          <w:lang w:val="en-CA"/>
        </w:rPr>
        <w:t>.</w:t>
      </w:r>
    </w:p>
    <w:p w14:paraId="05602452" w14:textId="17D778E8" w:rsidR="00A02199" w:rsidRPr="00C5360D" w:rsidRDefault="00C5360D" w:rsidP="00C5360D">
      <w:pPr>
        <w:pStyle w:val="Heading1"/>
        <w:pPrChange w:id="16" w:author="feranmi timilehin" w:date="2026-03-24T12:54:00Z">
          <w:pPr/>
        </w:pPrChange>
      </w:pPr>
      <w:r w:rsidRPr="00C5360D">
        <w:t>essential safety practices for road cyclists</w:t>
      </w:r>
    </w:p>
    <w:p w14:paraId="545E10BD" w14:textId="5A9A68DA" w:rsidR="00A02199" w:rsidRPr="00A02199" w:rsidRDefault="00A02199" w:rsidP="00A02199">
      <w:pPr>
        <w:rPr>
          <w:lang w:val="en-CA"/>
        </w:rPr>
      </w:pPr>
      <w:r w:rsidRPr="00A02199">
        <w:rPr>
          <w:lang w:val="en-CA"/>
        </w:rPr>
        <w:t xml:space="preserve">Safe road cycling begins with visibility. Wearing bright or reflective clothing and using front and rear lights helps ensure that </w:t>
      </w:r>
      <w:del w:id="17" w:author="feranmi timilehin" w:date="2026-03-24T12:43:00Z">
        <w:r w:rsidRPr="00A02199" w:rsidDel="00A02199">
          <w:rPr>
            <w:lang w:val="en-CA"/>
          </w:rPr>
          <w:delText>cyclists are seen</w:delText>
        </w:r>
      </w:del>
      <w:ins w:id="18" w:author="feranmi timilehin" w:date="2026-03-24T12:43:00Z">
        <w:r>
          <w:rPr>
            <w:lang w:val="en-CA"/>
          </w:rPr>
          <w:t>others</w:t>
        </w:r>
      </w:ins>
      <w:r w:rsidRPr="00A02199">
        <w:rPr>
          <w:lang w:val="en-CA"/>
        </w:rPr>
        <w:t xml:space="preserve"> </w:t>
      </w:r>
      <w:del w:id="19" w:author="feranmi timilehin" w:date="2026-03-24T12:43:00Z">
        <w:r w:rsidRPr="00A02199" w:rsidDel="00A02199">
          <w:rPr>
            <w:lang w:val="en-CA"/>
          </w:rPr>
          <w:delText>by</w:delText>
        </w:r>
      </w:del>
      <w:ins w:id="20" w:author="feranmi timilehin" w:date="2026-03-24T12:43:00Z">
        <w:r>
          <w:rPr>
            <w:lang w:val="en-CA"/>
          </w:rPr>
          <w:t>see</w:t>
        </w:r>
      </w:ins>
      <w:r w:rsidRPr="00A02199">
        <w:rPr>
          <w:lang w:val="en-CA"/>
        </w:rPr>
        <w:t xml:space="preserve"> </w:t>
      </w:r>
      <w:del w:id="21" w:author="feranmi timilehin" w:date="2026-03-24T12:43:00Z">
        <w:r w:rsidRPr="00A02199" w:rsidDel="00A02199">
          <w:rPr>
            <w:lang w:val="en-CA"/>
          </w:rPr>
          <w:delText>other</w:delText>
        </w:r>
      </w:del>
      <w:ins w:id="22" w:author="feranmi timilehin" w:date="2026-03-24T12:43:00Z">
        <w:r>
          <w:rPr>
            <w:lang w:val="en-CA"/>
          </w:rPr>
          <w:t>cyclist</w:t>
        </w:r>
      </w:ins>
      <w:r w:rsidRPr="00A02199">
        <w:rPr>
          <w:lang w:val="en-CA"/>
        </w:rPr>
        <w:t>s. Positioning on the road is equally important. Riding predictably, signal</w:t>
      </w:r>
      <w:ins w:id="23" w:author="feranmi timilehin" w:date="2026-03-24T12:44:00Z">
        <w:r>
          <w:rPr>
            <w:lang w:val="en-CA"/>
          </w:rPr>
          <w:t>l</w:t>
        </w:r>
      </w:ins>
      <w:r w:rsidRPr="00A02199">
        <w:rPr>
          <w:lang w:val="en-CA"/>
        </w:rPr>
        <w:t>ing turns, and maintaining a straight line make it easier for drivers to anticipate movements.</w:t>
      </w:r>
    </w:p>
    <w:p w14:paraId="37B51048" w14:textId="77777777" w:rsidR="00A02199" w:rsidRPr="00A02199" w:rsidRDefault="00A02199" w:rsidP="00A02199">
      <w:pPr>
        <w:rPr>
          <w:lang w:val="en-CA"/>
        </w:rPr>
      </w:pPr>
      <w:r w:rsidRPr="00A02199">
        <w:rPr>
          <w:lang w:val="en-CA"/>
        </w:rPr>
        <w:t>Helmets play a vital role in reducing head injuries and should always be worn properly fitted. Following traffic laws is not optional for cyclists. Stopping at signals, yielding when required, and respecting lane markings contribute to safer interactions with vehicles.</w:t>
      </w:r>
    </w:p>
    <w:p w14:paraId="383E6A08" w14:textId="763E90BB" w:rsidR="00A02199" w:rsidRPr="00A02199" w:rsidRDefault="00A02199" w:rsidP="00A02199">
      <w:pPr>
        <w:rPr>
          <w:lang w:val="en-CA"/>
        </w:rPr>
      </w:pPr>
      <w:r w:rsidRPr="00A02199">
        <w:rPr>
          <w:lang w:val="en-CA"/>
        </w:rPr>
        <w:t xml:space="preserve">Situational awareness is another key factor. Cyclists should constantly scan their surroundings, watch for opening car doors, and listen for approaching vehicles. Avoiding </w:t>
      </w:r>
      <w:del w:id="24" w:author="feranmi timilehin" w:date="2026-03-24T12:43:00Z">
        <w:r w:rsidRPr="00A02199" w:rsidDel="00A02199">
          <w:rPr>
            <w:lang w:val="en-CA"/>
          </w:rPr>
          <w:delText>the use of</w:delText>
        </w:r>
      </w:del>
      <w:ins w:id="25" w:author="feranmi timilehin" w:date="2026-03-24T12:43:00Z">
        <w:r>
          <w:rPr>
            <w:lang w:val="en-CA"/>
          </w:rPr>
          <w:t>high-volume</w:t>
        </w:r>
      </w:ins>
      <w:r w:rsidRPr="00A02199">
        <w:rPr>
          <w:lang w:val="en-CA"/>
        </w:rPr>
        <w:t xml:space="preserve"> headphones </w:t>
      </w:r>
      <w:del w:id="26" w:author="feranmi timilehin" w:date="2026-03-24T12:43:00Z">
        <w:r w:rsidRPr="00A02199" w:rsidDel="00A02199">
          <w:rPr>
            <w:lang w:val="en-CA"/>
          </w:rPr>
          <w:delText xml:space="preserve">at high volumes </w:delText>
        </w:r>
      </w:del>
      <w:r w:rsidRPr="00A02199">
        <w:rPr>
          <w:lang w:val="en-CA"/>
        </w:rPr>
        <w:t>can help maintain awareness of the environment.</w:t>
      </w:r>
    </w:p>
    <w:p w14:paraId="4D768082" w14:textId="5566AACB" w:rsidR="00A02199" w:rsidRPr="00C5360D" w:rsidRDefault="00C5360D" w:rsidP="00C5360D">
      <w:pPr>
        <w:pStyle w:val="Heading1"/>
        <w:pPrChange w:id="27" w:author="feranmi timilehin" w:date="2026-03-24T12:54:00Z">
          <w:pPr/>
        </w:pPrChange>
      </w:pPr>
      <w:r w:rsidRPr="00C5360D">
        <w:lastRenderedPageBreak/>
        <w:t>equipment and maintenance for road safety</w:t>
      </w:r>
    </w:p>
    <w:p w14:paraId="562CDFA1" w14:textId="77777777" w:rsidR="00A02199" w:rsidRPr="00A02199" w:rsidRDefault="00A02199" w:rsidP="00A02199">
      <w:pPr>
        <w:rPr>
          <w:lang w:val="en-CA"/>
        </w:rPr>
      </w:pPr>
      <w:r w:rsidRPr="00A02199">
        <w:rPr>
          <w:lang w:val="en-CA"/>
        </w:rPr>
        <w:t>A well-maintained bicycle is essential for safe riding. Brakes must function effectively, tires should be properly inflated, and chains should be lubricated. Regular inspections can prevent mechanical failures during rides.</w:t>
      </w:r>
    </w:p>
    <w:p w14:paraId="128C0C9E" w14:textId="77777777" w:rsidR="00A02199" w:rsidRPr="00A02199" w:rsidRDefault="00A02199" w:rsidP="00A02199">
      <w:pPr>
        <w:rPr>
          <w:lang w:val="en-CA"/>
        </w:rPr>
      </w:pPr>
      <w:r w:rsidRPr="00A02199">
        <w:rPr>
          <w:lang w:val="en-CA"/>
        </w:rPr>
        <w:t>Using appropriate gear enhances safety. Gloves improve grip and protect hands in case of falls. Proper footwear ensures better control of pedals. Carrying basic repair tools and a spare tube prepares cyclists for unexpected issues on the road.</w:t>
      </w:r>
    </w:p>
    <w:p w14:paraId="21CCB6CF" w14:textId="45C8BCBD" w:rsidR="00A02199" w:rsidRPr="00C5360D" w:rsidRDefault="00C5360D" w:rsidP="00C5360D">
      <w:pPr>
        <w:pStyle w:val="Heading1"/>
        <w:pPrChange w:id="28" w:author="feranmi timilehin" w:date="2026-03-24T12:54:00Z">
          <w:pPr/>
        </w:pPrChange>
      </w:pPr>
      <w:r w:rsidRPr="00C5360D">
        <w:t>understanding the risks of mountain biking</w:t>
      </w:r>
    </w:p>
    <w:p w14:paraId="458DD986" w14:textId="77777777" w:rsidR="00A02199" w:rsidRPr="00A02199" w:rsidRDefault="00A02199" w:rsidP="00A02199">
      <w:pPr>
        <w:rPr>
          <w:lang w:val="en-CA"/>
        </w:rPr>
      </w:pPr>
      <w:r w:rsidRPr="00A02199">
        <w:rPr>
          <w:lang w:val="en-CA"/>
        </w:rPr>
        <w:t>Mountain biking takes place in off-road environments such as forests, hills, and rocky trails. While it removes the danger of traffic, it introduces challenges related to terrain and isolation. Uneven surfaces, loose gravel, steep descents, and obstacles like roots and rocks can easily cause crashes.</w:t>
      </w:r>
    </w:p>
    <w:p w14:paraId="6DDEB79A" w14:textId="77777777" w:rsidR="00A02199" w:rsidRPr="00A02199" w:rsidRDefault="00A02199" w:rsidP="00A02199">
      <w:pPr>
        <w:rPr>
          <w:lang w:val="en-CA"/>
        </w:rPr>
      </w:pPr>
      <w:r w:rsidRPr="00A02199">
        <w:rPr>
          <w:lang w:val="en-CA"/>
        </w:rPr>
        <w:t>Weather conditions significantly affect trail safety. Rain can make surfaces slippery, while dry conditions may create dust that reduces visibility. Remote locations also mean that help may not be immediately available in case of injury.</w:t>
      </w:r>
    </w:p>
    <w:p w14:paraId="14368B8E" w14:textId="77777777" w:rsidR="00A02199" w:rsidRDefault="00A02199" w:rsidP="00A02199">
      <w:pPr>
        <w:rPr>
          <w:ins w:id="29" w:author="feranmi timilehin" w:date="2026-03-24T12:51:00Z"/>
          <w:lang w:val="en-CA"/>
        </w:rPr>
      </w:pPr>
      <w:r w:rsidRPr="00A02199">
        <w:rPr>
          <w:lang w:val="en-CA"/>
        </w:rPr>
        <w:t>Another risk involves overestimating skill level. Riders attempting trails beyond their ability may struggle with technical features, increasing the likelihood of accidents.</w:t>
      </w:r>
    </w:p>
    <w:p w14:paraId="548B3EC5" w14:textId="48885BF6" w:rsidR="00A02199" w:rsidRPr="00C5360D" w:rsidDel="00A02199" w:rsidRDefault="00A02199" w:rsidP="00C5360D">
      <w:pPr>
        <w:pStyle w:val="Heading1"/>
        <w:rPr>
          <w:del w:id="30" w:author="feranmi timilehin" w:date="2026-03-24T12:52:00Z"/>
        </w:rPr>
        <w:pPrChange w:id="31" w:author="feranmi timilehin" w:date="2026-03-24T12:54:00Z">
          <w:pPr/>
        </w:pPrChange>
      </w:pPr>
    </w:p>
    <w:p w14:paraId="0B947CC3" w14:textId="3A436F8A" w:rsidR="00A02199" w:rsidRPr="00C5360D" w:rsidRDefault="00C5360D" w:rsidP="00C5360D">
      <w:pPr>
        <w:pStyle w:val="Heading1"/>
        <w:pPrChange w:id="32" w:author="feranmi timilehin" w:date="2026-03-24T12:54:00Z">
          <w:pPr/>
        </w:pPrChange>
      </w:pPr>
      <w:r w:rsidRPr="00C5360D">
        <w:t>essential safety practices for mountain bikers</w:t>
      </w:r>
    </w:p>
    <w:p w14:paraId="5A8304D4" w14:textId="77777777" w:rsidR="00A02199" w:rsidRPr="00A02199" w:rsidRDefault="00A02199" w:rsidP="00A02199">
      <w:pPr>
        <w:rPr>
          <w:lang w:val="en-CA"/>
        </w:rPr>
      </w:pPr>
      <w:r w:rsidRPr="00A02199">
        <w:rPr>
          <w:lang w:val="en-CA"/>
        </w:rPr>
        <w:t>Preparation is crucial for mountain biking. Riders should research trails beforehand, understanding their difficulty level and terrain features. Starting with easier trails and gradually progressing builds confidence and skill.</w:t>
      </w:r>
    </w:p>
    <w:p w14:paraId="6F5D177F" w14:textId="012C92BB" w:rsidR="00A02199" w:rsidRPr="00A02199" w:rsidRDefault="00A02199" w:rsidP="00A02199">
      <w:pPr>
        <w:rPr>
          <w:lang w:val="en-CA"/>
        </w:rPr>
      </w:pPr>
      <w:r w:rsidRPr="00A02199">
        <w:rPr>
          <w:lang w:val="en-CA"/>
        </w:rPr>
        <w:t xml:space="preserve">Protective gear goes beyond helmets in mountain biking. Knee and elbow pads, gloves, and sometimes full-face helmets provide additional protection against falls. Maintaining control of speed is vital, especially on descents. Braking techniques should be practiced </w:t>
      </w:r>
      <w:del w:id="33" w:author="feranmi timilehin" w:date="2026-03-24T12:43:00Z">
        <w:r w:rsidRPr="00A02199" w:rsidDel="00A02199">
          <w:rPr>
            <w:lang w:val="en-CA"/>
          </w:rPr>
          <w:delText>to avoid</w:delText>
        </w:r>
      </w:del>
      <w:ins w:id="34" w:author="feranmi timilehin" w:date="2026-03-24T12:43:00Z">
        <w:r w:rsidRPr="00A02199">
          <w:rPr>
            <w:lang w:val="en-CA"/>
          </w:rPr>
          <w:t>avoiding</w:t>
        </w:r>
      </w:ins>
      <w:r w:rsidRPr="00A02199">
        <w:rPr>
          <w:lang w:val="en-CA"/>
        </w:rPr>
        <w:t xml:space="preserve"> skidding or losing balance.</w:t>
      </w:r>
    </w:p>
    <w:p w14:paraId="615B6536" w14:textId="77777777" w:rsidR="00A02199" w:rsidRPr="00A02199" w:rsidRDefault="00A02199" w:rsidP="00A02199">
      <w:pPr>
        <w:rPr>
          <w:lang w:val="en-CA"/>
        </w:rPr>
      </w:pPr>
      <w:r w:rsidRPr="00A02199">
        <w:rPr>
          <w:lang w:val="en-CA"/>
        </w:rPr>
        <w:t>Riding with a partner or informing someone about the planned route enhances safety in remote areas. Carrying a first aid kit, water, and a communication device ensures readiness for emergencies. Staying on marked trails helps prevent getting lost and protects the natural environment.</w:t>
      </w:r>
    </w:p>
    <w:p w14:paraId="0A46AF0C" w14:textId="36CCFDEA" w:rsidR="00A02199" w:rsidRPr="00C5360D" w:rsidRDefault="00C5360D" w:rsidP="00C5360D">
      <w:pPr>
        <w:pStyle w:val="Heading1"/>
        <w:pPrChange w:id="35" w:author="feranmi timilehin" w:date="2026-03-24T12:54:00Z">
          <w:pPr/>
        </w:pPrChange>
      </w:pPr>
      <w:r w:rsidRPr="00C5360D">
        <w:t>equipment and maintenance for mountain safety</w:t>
      </w:r>
    </w:p>
    <w:p w14:paraId="54B61E73" w14:textId="77777777" w:rsidR="00A02199" w:rsidRPr="00A02199" w:rsidRDefault="00A02199" w:rsidP="00A02199">
      <w:pPr>
        <w:rPr>
          <w:lang w:val="en-CA"/>
        </w:rPr>
      </w:pPr>
      <w:r w:rsidRPr="00A02199">
        <w:rPr>
          <w:lang w:val="en-CA"/>
        </w:rPr>
        <w:t>Mountain bikes require specific features such as suspension systems and durable tires to handle rough terrain. Regular maintenance ensures these components function correctly. Suspension should be adjusted according to rider weight and trail conditions, while tire pressure should match the terrain for optimal grip.</w:t>
      </w:r>
    </w:p>
    <w:p w14:paraId="69BAF95E" w14:textId="77777777" w:rsidR="00A02199" w:rsidRPr="00A02199" w:rsidRDefault="00A02199" w:rsidP="00A02199">
      <w:pPr>
        <w:rPr>
          <w:lang w:val="en-CA"/>
        </w:rPr>
      </w:pPr>
      <w:r w:rsidRPr="00A02199">
        <w:rPr>
          <w:lang w:val="en-CA"/>
        </w:rPr>
        <w:lastRenderedPageBreak/>
        <w:t>Checking bolts, brakes, and drivetrain components before each ride reduces the chance of mechanical issues. Mud and debris can accumulate quickly, so cleaning the bike after rides helps maintain performance and longevity.</w:t>
      </w:r>
    </w:p>
    <w:p w14:paraId="44FD71F3" w14:textId="0109E113" w:rsidR="00A02199" w:rsidRPr="00C5360D" w:rsidRDefault="00C5360D" w:rsidP="00C5360D">
      <w:pPr>
        <w:pStyle w:val="Heading1"/>
        <w:pPrChange w:id="36" w:author="feranmi timilehin" w:date="2026-03-24T12:54:00Z">
          <w:pPr/>
        </w:pPrChange>
      </w:pPr>
      <w:r w:rsidRPr="00C5360D">
        <w:t>the importance of skill development</w:t>
      </w:r>
    </w:p>
    <w:p w14:paraId="4A095935" w14:textId="77777777" w:rsidR="00A02199" w:rsidRPr="00A02199" w:rsidRDefault="00A02199" w:rsidP="00A02199">
      <w:pPr>
        <w:rPr>
          <w:lang w:val="en-CA"/>
        </w:rPr>
      </w:pPr>
      <w:r w:rsidRPr="00A02199">
        <w:rPr>
          <w:lang w:val="en-CA"/>
        </w:rPr>
        <w:t>Both road and mountain biking demand continuous skill improvement. For road cyclists, mastering techniques such as cornering, braking, and group riding enhances safety. For mountain bikers, learning how to navigate obstacles, maintain balance, and shift weight appropriately is essential.</w:t>
      </w:r>
    </w:p>
    <w:p w14:paraId="63B02F9A" w14:textId="77777777" w:rsidR="00A02199" w:rsidRPr="00A02199" w:rsidRDefault="00A02199" w:rsidP="00A02199">
      <w:pPr>
        <w:rPr>
          <w:lang w:val="en-CA"/>
        </w:rPr>
      </w:pPr>
      <w:r w:rsidRPr="00A02199">
        <w:rPr>
          <w:lang w:val="en-CA"/>
        </w:rPr>
        <w:t>Training programs, workshops, or practicing in controlled environments can help riders build these skills. Confidence should come from experience and preparation rather than risk-taking.</w:t>
      </w:r>
    </w:p>
    <w:p w14:paraId="791F0F9E" w14:textId="6745DB04" w:rsidR="00A02199" w:rsidRPr="00C5360D" w:rsidRDefault="00C5360D" w:rsidP="00C5360D">
      <w:pPr>
        <w:pStyle w:val="Heading1"/>
        <w:pPrChange w:id="37" w:author="feranmi timilehin" w:date="2026-03-24T12:54:00Z">
          <w:pPr/>
        </w:pPrChange>
      </w:pPr>
      <w:r w:rsidRPr="00C5360D">
        <w:t>environmental and external factors</w:t>
      </w:r>
    </w:p>
    <w:p w14:paraId="37A71716" w14:textId="77777777" w:rsidR="00A02199" w:rsidRPr="00A02199" w:rsidRDefault="00A02199" w:rsidP="00A02199">
      <w:pPr>
        <w:rPr>
          <w:lang w:val="en-CA"/>
        </w:rPr>
      </w:pPr>
      <w:r w:rsidRPr="00A02199">
        <w:rPr>
          <w:lang w:val="en-CA"/>
        </w:rPr>
        <w:t>Weather and environmental conditions play a major role in cycling safety. Rain reduces traction and visibility, wind can affect balance, and extreme temperatures impact endurance. Planning rides according to weather forecasts allows cyclists to prepare appropriately.</w:t>
      </w:r>
    </w:p>
    <w:p w14:paraId="202D760B" w14:textId="77777777" w:rsidR="00A02199" w:rsidRPr="00A02199" w:rsidRDefault="00A02199" w:rsidP="00A02199">
      <w:pPr>
        <w:rPr>
          <w:lang w:val="en-CA"/>
        </w:rPr>
      </w:pPr>
      <w:r w:rsidRPr="00A02199">
        <w:rPr>
          <w:lang w:val="en-CA"/>
        </w:rPr>
        <w:t>Time of day also matters. Riding at dawn or dusk requires extra visibility measures, while nighttime riding demands strong lighting and reflective gear. For mountain biking, seasonal changes can alter trail conditions significantly, making some paths unsafe.</w:t>
      </w:r>
    </w:p>
    <w:p w14:paraId="0B164FAD" w14:textId="2F845412" w:rsidR="00A02199" w:rsidRPr="00C5360D" w:rsidRDefault="00C5360D" w:rsidP="00C5360D">
      <w:pPr>
        <w:pStyle w:val="Heading1"/>
        <w:pPrChange w:id="38" w:author="feranmi timilehin" w:date="2026-03-24T12:54:00Z">
          <w:pPr/>
        </w:pPrChange>
      </w:pPr>
      <w:r w:rsidRPr="00C5360D">
        <w:t>mental awareness and responsibility</w:t>
      </w:r>
    </w:p>
    <w:p w14:paraId="71FB64DB" w14:textId="77777777" w:rsidR="00A02199" w:rsidRPr="00A02199" w:rsidRDefault="00A02199" w:rsidP="00A02199">
      <w:pPr>
        <w:rPr>
          <w:lang w:val="en-CA"/>
        </w:rPr>
      </w:pPr>
      <w:r w:rsidRPr="00A02199">
        <w:rPr>
          <w:lang w:val="en-CA"/>
        </w:rPr>
        <w:t>Safety is not only physical but also mental. Staying focused, avoiding fatigue, and making responsible decisions are essential. Cyclists should recognize their limits and avoid pushing beyond their capabilities, especially in unfamiliar environments.</w:t>
      </w:r>
    </w:p>
    <w:p w14:paraId="54590A90" w14:textId="47726973" w:rsidR="00A02199" w:rsidRPr="00A02199" w:rsidRDefault="00A02199" w:rsidP="00A02199">
      <w:pPr>
        <w:rPr>
          <w:lang w:val="en-CA"/>
        </w:rPr>
      </w:pPr>
      <w:r w:rsidRPr="00A02199">
        <w:rPr>
          <w:lang w:val="en-CA"/>
        </w:rPr>
        <w:t>Respect for others is equally important. Road cyclists must share space with drivers and pedestrians, while mountain bikers should yield to hikers and follow trail etiquette. Responsible behavio</w:t>
      </w:r>
      <w:ins w:id="39" w:author="feranmi timilehin" w:date="2026-03-24T12:44:00Z">
        <w:r>
          <w:rPr>
            <w:lang w:val="en-CA"/>
          </w:rPr>
          <w:t>u</w:t>
        </w:r>
      </w:ins>
      <w:r w:rsidRPr="00A02199">
        <w:rPr>
          <w:lang w:val="en-CA"/>
        </w:rPr>
        <w:t>r fosters a safer and more enjoyable experience for everyone.</w:t>
      </w:r>
    </w:p>
    <w:p w14:paraId="76F70A74" w14:textId="5C685568" w:rsidR="00A02199" w:rsidRPr="00C5360D" w:rsidRDefault="00C5360D" w:rsidP="00C5360D">
      <w:pPr>
        <w:pStyle w:val="Heading1"/>
        <w:pPrChange w:id="40" w:author="feranmi timilehin" w:date="2026-03-24T12:54:00Z">
          <w:pPr/>
        </w:pPrChange>
      </w:pPr>
      <w:r w:rsidRPr="00C5360D">
        <w:t>conclusion</w:t>
      </w:r>
    </w:p>
    <w:p w14:paraId="7E5903AA" w14:textId="77777777" w:rsidR="00A02199" w:rsidRPr="00A02199" w:rsidRDefault="00A02199" w:rsidP="00A02199">
      <w:pPr>
        <w:rPr>
          <w:lang w:val="en-CA"/>
        </w:rPr>
      </w:pPr>
      <w:r w:rsidRPr="00A02199">
        <w:rPr>
          <w:lang w:val="en-CA"/>
        </w:rPr>
        <w:t>Road and mountain biking each offer unique experiences, but both require careful attention to safety. Road cyclists must navigate traffic and maintain visibility, while mountain bikers face challenges from terrain and isolation. Proper equipment, regular maintenance, skill development, and situational awareness are fundamental to reducing risks.</w:t>
      </w:r>
    </w:p>
    <w:p w14:paraId="37EE96CE" w14:textId="77777777" w:rsidR="00A02199" w:rsidRPr="00A02199" w:rsidRDefault="00A02199" w:rsidP="00A02199">
      <w:pPr>
        <w:rPr>
          <w:lang w:val="en-CA"/>
        </w:rPr>
      </w:pPr>
      <w:r w:rsidRPr="00A02199">
        <w:rPr>
          <w:lang w:val="en-CA"/>
        </w:rPr>
        <w:t>By understanding the specific demands of each type of cycling and adopting appropriate safety practices, riders can enjoy the benefits of cycling while minimizing potential dangers. Safety should never be an afterthought but a constant priority that shapes every ride.</w:t>
      </w:r>
    </w:p>
    <w:p w14:paraId="0189302D" w14:textId="77777777" w:rsidR="00A02199" w:rsidRDefault="00A02199"/>
    <w:p w14:paraId="0BFA8C28" w14:textId="77777777" w:rsidR="004A33D8" w:rsidRDefault="004A33D8"/>
    <w:sectPr w:rsidR="004A33D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feranmi timilehin" w:date="2026-03-24T12:44:00Z" w:initials="ft">
    <w:p w14:paraId="3E54806A" w14:textId="77777777" w:rsidR="00A02199" w:rsidRDefault="00A02199" w:rsidP="001E6B8D">
      <w:r>
        <w:rPr>
          <w:rStyle w:val="CommentReference"/>
        </w:rPr>
        <w:annotationRef/>
      </w:r>
      <w:r>
        <w:rPr>
          <w:color w:val="000000"/>
          <w:sz w:val="20"/>
          <w:szCs w:val="20"/>
        </w:rPr>
        <w:t>Edited for clarity and corrected grammar.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E5480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ADE83E8" w16cex:dateUtc="2026-03-24T1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E54806A" w16cid:durableId="4ADE83E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Times New Roman (Headings CS)">
    <w:altName w:val="Times New Roman"/>
    <w:panose1 w:val="020B0604020202020204"/>
    <w:charset w:val="00"/>
    <w:family w:val="roman"/>
    <w:notTrueType/>
    <w:pitch w:val="default"/>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eranmi timilehin">
    <w15:presenceInfo w15:providerId="Windows Live" w15:userId="066eab813d9931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3D8"/>
    <w:rsid w:val="0002111A"/>
    <w:rsid w:val="00315EA2"/>
    <w:rsid w:val="0045562A"/>
    <w:rsid w:val="004A33D8"/>
    <w:rsid w:val="00A02199"/>
    <w:rsid w:val="00C5360D"/>
    <w:rsid w:val="00D245BC"/>
    <w:rsid w:val="00D843AF"/>
    <w:rsid w:val="00EA5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2EBF0"/>
  <w15:chartTrackingRefBased/>
  <w15:docId w15:val="{00AD3977-FC9C-4973-8AE6-810293FC3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60D"/>
    <w:pPr>
      <w:keepNext/>
      <w:keepLines/>
      <w:spacing w:before="240" w:after="80"/>
      <w:outlineLvl w:val="0"/>
      <w:pPrChange w:id="0" w:author="feranmi timilehin" w:date="2026-03-24T12:54:00Z">
        <w:pPr>
          <w:keepNext/>
          <w:keepLines/>
          <w:spacing w:before="240" w:after="80" w:line="259" w:lineRule="auto"/>
          <w:outlineLvl w:val="0"/>
        </w:pPr>
      </w:pPrChange>
    </w:pPr>
    <w:rPr>
      <w:rFonts w:asciiTheme="majorHAnsi" w:eastAsiaTheme="majorEastAsia" w:hAnsiTheme="majorHAnsi" w:cs="Times New Roman (Headings CS)"/>
      <w:b/>
      <w:bCs/>
      <w:color w:val="374C80" w:themeColor="accent1" w:themeShade="BF"/>
      <w:sz w:val="32"/>
      <w:szCs w:val="32"/>
      <w:lang w:val="en-CA"/>
      <w:rPrChange w:id="0" w:author="feranmi timilehin" w:date="2026-03-24T12:54:00Z">
        <w:rPr>
          <w:rFonts w:asciiTheme="majorHAnsi" w:eastAsiaTheme="majorEastAsia" w:hAnsiTheme="majorHAnsi" w:cstheme="majorBidi"/>
          <w:b/>
          <w:bCs/>
          <w:color w:val="374C80" w:themeColor="accent1" w:themeShade="BF"/>
          <w:kern w:val="2"/>
          <w:sz w:val="32"/>
          <w:szCs w:val="32"/>
          <w:lang w:val="en-CA" w:eastAsia="en-US" w:bidi="ar-SA"/>
          <w14:ligatures w14:val="standardContextual"/>
        </w:rPr>
      </w:rPrChange>
    </w:rPr>
  </w:style>
  <w:style w:type="paragraph" w:styleId="Heading2">
    <w:name w:val="heading 2"/>
    <w:basedOn w:val="Normal"/>
    <w:next w:val="Normal"/>
    <w:link w:val="Heading2Char"/>
    <w:uiPriority w:val="9"/>
    <w:semiHidden/>
    <w:unhideWhenUsed/>
    <w:qFormat/>
    <w:rsid w:val="004A33D8"/>
    <w:pPr>
      <w:keepNext/>
      <w:keepLines/>
      <w:spacing w:before="160" w:after="80"/>
      <w:outlineLvl w:val="1"/>
    </w:pPr>
    <w:rPr>
      <w:rFonts w:asciiTheme="majorHAnsi" w:eastAsiaTheme="majorEastAsia" w:hAnsiTheme="majorHAnsi" w:cstheme="majorBidi"/>
      <w:color w:val="374C80" w:themeColor="accent1" w:themeShade="BF"/>
      <w:sz w:val="32"/>
      <w:szCs w:val="32"/>
    </w:rPr>
  </w:style>
  <w:style w:type="paragraph" w:styleId="Heading3">
    <w:name w:val="heading 3"/>
    <w:basedOn w:val="Normal"/>
    <w:next w:val="Normal"/>
    <w:link w:val="Heading3Char"/>
    <w:uiPriority w:val="9"/>
    <w:semiHidden/>
    <w:unhideWhenUsed/>
    <w:qFormat/>
    <w:rsid w:val="004A33D8"/>
    <w:pPr>
      <w:keepNext/>
      <w:keepLines/>
      <w:spacing w:before="160" w:after="80"/>
      <w:outlineLvl w:val="2"/>
    </w:pPr>
    <w:rPr>
      <w:rFonts w:eastAsiaTheme="majorEastAsia" w:cstheme="majorBidi"/>
      <w:color w:val="374C80" w:themeColor="accent1" w:themeShade="BF"/>
      <w:sz w:val="28"/>
      <w:szCs w:val="28"/>
    </w:rPr>
  </w:style>
  <w:style w:type="paragraph" w:styleId="Heading4">
    <w:name w:val="heading 4"/>
    <w:basedOn w:val="Normal"/>
    <w:next w:val="Normal"/>
    <w:link w:val="Heading4Char"/>
    <w:uiPriority w:val="9"/>
    <w:semiHidden/>
    <w:unhideWhenUsed/>
    <w:qFormat/>
    <w:rsid w:val="004A33D8"/>
    <w:pPr>
      <w:keepNext/>
      <w:keepLines/>
      <w:spacing w:before="80" w:after="40"/>
      <w:outlineLvl w:val="3"/>
    </w:pPr>
    <w:rPr>
      <w:rFonts w:eastAsiaTheme="majorEastAsia" w:cstheme="majorBidi"/>
      <w:i/>
      <w:iCs/>
      <w:color w:val="374C80" w:themeColor="accent1" w:themeShade="BF"/>
    </w:rPr>
  </w:style>
  <w:style w:type="paragraph" w:styleId="Heading5">
    <w:name w:val="heading 5"/>
    <w:basedOn w:val="Normal"/>
    <w:next w:val="Normal"/>
    <w:link w:val="Heading5Char"/>
    <w:uiPriority w:val="9"/>
    <w:semiHidden/>
    <w:unhideWhenUsed/>
    <w:qFormat/>
    <w:rsid w:val="004A33D8"/>
    <w:pPr>
      <w:keepNext/>
      <w:keepLines/>
      <w:spacing w:before="80" w:after="40"/>
      <w:outlineLvl w:val="4"/>
    </w:pPr>
    <w:rPr>
      <w:rFonts w:eastAsiaTheme="majorEastAsia" w:cstheme="majorBidi"/>
      <w:color w:val="374C80" w:themeColor="accent1" w:themeShade="BF"/>
    </w:rPr>
  </w:style>
  <w:style w:type="paragraph" w:styleId="Heading6">
    <w:name w:val="heading 6"/>
    <w:basedOn w:val="Normal"/>
    <w:next w:val="Normal"/>
    <w:link w:val="Heading6Char"/>
    <w:uiPriority w:val="9"/>
    <w:semiHidden/>
    <w:unhideWhenUsed/>
    <w:qFormat/>
    <w:rsid w:val="004A3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60D"/>
    <w:rPr>
      <w:rFonts w:asciiTheme="majorHAnsi" w:eastAsiaTheme="majorEastAsia" w:hAnsiTheme="majorHAnsi" w:cs="Times New Roman (Headings CS)"/>
      <w:b/>
      <w:bCs/>
      <w:color w:val="374C80" w:themeColor="accent1" w:themeShade="BF"/>
      <w:sz w:val="32"/>
      <w:szCs w:val="32"/>
      <w:lang w:val="en-CA"/>
    </w:rPr>
  </w:style>
  <w:style w:type="character" w:customStyle="1" w:styleId="Heading2Char">
    <w:name w:val="Heading 2 Char"/>
    <w:basedOn w:val="DefaultParagraphFont"/>
    <w:link w:val="Heading2"/>
    <w:uiPriority w:val="9"/>
    <w:semiHidden/>
    <w:rsid w:val="004A33D8"/>
    <w:rPr>
      <w:rFonts w:asciiTheme="majorHAnsi" w:eastAsiaTheme="majorEastAsia" w:hAnsiTheme="majorHAnsi" w:cstheme="majorBidi"/>
      <w:color w:val="374C80" w:themeColor="accent1" w:themeShade="BF"/>
      <w:sz w:val="32"/>
      <w:szCs w:val="32"/>
    </w:rPr>
  </w:style>
  <w:style w:type="character" w:customStyle="1" w:styleId="Heading3Char">
    <w:name w:val="Heading 3 Char"/>
    <w:basedOn w:val="DefaultParagraphFont"/>
    <w:link w:val="Heading3"/>
    <w:uiPriority w:val="9"/>
    <w:semiHidden/>
    <w:rsid w:val="004A33D8"/>
    <w:rPr>
      <w:rFonts w:eastAsiaTheme="majorEastAsia" w:cstheme="majorBidi"/>
      <w:color w:val="374C80" w:themeColor="accent1" w:themeShade="BF"/>
      <w:sz w:val="28"/>
      <w:szCs w:val="28"/>
    </w:rPr>
  </w:style>
  <w:style w:type="character" w:customStyle="1" w:styleId="Heading4Char">
    <w:name w:val="Heading 4 Char"/>
    <w:basedOn w:val="DefaultParagraphFont"/>
    <w:link w:val="Heading4"/>
    <w:uiPriority w:val="9"/>
    <w:semiHidden/>
    <w:rsid w:val="004A33D8"/>
    <w:rPr>
      <w:rFonts w:eastAsiaTheme="majorEastAsia" w:cstheme="majorBidi"/>
      <w:i/>
      <w:iCs/>
      <w:color w:val="374C80" w:themeColor="accent1" w:themeShade="BF"/>
    </w:rPr>
  </w:style>
  <w:style w:type="character" w:customStyle="1" w:styleId="Heading5Char">
    <w:name w:val="Heading 5 Char"/>
    <w:basedOn w:val="DefaultParagraphFont"/>
    <w:link w:val="Heading5"/>
    <w:uiPriority w:val="9"/>
    <w:semiHidden/>
    <w:rsid w:val="004A33D8"/>
    <w:rPr>
      <w:rFonts w:eastAsiaTheme="majorEastAsia" w:cstheme="majorBidi"/>
      <w:color w:val="374C80" w:themeColor="accent1" w:themeShade="BF"/>
    </w:rPr>
  </w:style>
  <w:style w:type="character" w:customStyle="1" w:styleId="Heading6Char">
    <w:name w:val="Heading 6 Char"/>
    <w:basedOn w:val="DefaultParagraphFont"/>
    <w:link w:val="Heading6"/>
    <w:uiPriority w:val="9"/>
    <w:semiHidden/>
    <w:rsid w:val="004A3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3D8"/>
    <w:rPr>
      <w:rFonts w:eastAsiaTheme="majorEastAsia" w:cstheme="majorBidi"/>
      <w:color w:val="272727" w:themeColor="text1" w:themeTint="D8"/>
    </w:rPr>
  </w:style>
  <w:style w:type="paragraph" w:styleId="Title">
    <w:name w:val="Title"/>
    <w:basedOn w:val="Normal"/>
    <w:next w:val="Normal"/>
    <w:link w:val="TitleChar"/>
    <w:uiPriority w:val="10"/>
    <w:qFormat/>
    <w:rsid w:val="004A3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3D8"/>
    <w:pPr>
      <w:spacing w:before="160"/>
      <w:jc w:val="center"/>
    </w:pPr>
    <w:rPr>
      <w:i/>
      <w:iCs/>
      <w:color w:val="404040" w:themeColor="text1" w:themeTint="BF"/>
    </w:rPr>
  </w:style>
  <w:style w:type="character" w:customStyle="1" w:styleId="QuoteChar">
    <w:name w:val="Quote Char"/>
    <w:basedOn w:val="DefaultParagraphFont"/>
    <w:link w:val="Quote"/>
    <w:uiPriority w:val="29"/>
    <w:rsid w:val="004A33D8"/>
    <w:rPr>
      <w:i/>
      <w:iCs/>
      <w:color w:val="404040" w:themeColor="text1" w:themeTint="BF"/>
    </w:rPr>
  </w:style>
  <w:style w:type="paragraph" w:styleId="ListParagraph">
    <w:name w:val="List Paragraph"/>
    <w:basedOn w:val="Normal"/>
    <w:uiPriority w:val="34"/>
    <w:qFormat/>
    <w:rsid w:val="004A33D8"/>
    <w:pPr>
      <w:ind w:left="720"/>
      <w:contextualSpacing/>
    </w:pPr>
  </w:style>
  <w:style w:type="character" w:styleId="IntenseEmphasis">
    <w:name w:val="Intense Emphasis"/>
    <w:basedOn w:val="DefaultParagraphFont"/>
    <w:uiPriority w:val="21"/>
    <w:qFormat/>
    <w:rsid w:val="004A33D8"/>
    <w:rPr>
      <w:i/>
      <w:iCs/>
      <w:color w:val="374C80" w:themeColor="accent1" w:themeShade="BF"/>
    </w:rPr>
  </w:style>
  <w:style w:type="paragraph" w:styleId="IntenseQuote">
    <w:name w:val="Intense Quote"/>
    <w:basedOn w:val="Normal"/>
    <w:next w:val="Normal"/>
    <w:link w:val="IntenseQuoteChar"/>
    <w:uiPriority w:val="30"/>
    <w:qFormat/>
    <w:rsid w:val="004A33D8"/>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customStyle="1" w:styleId="IntenseQuoteChar">
    <w:name w:val="Intense Quote Char"/>
    <w:basedOn w:val="DefaultParagraphFont"/>
    <w:link w:val="IntenseQuote"/>
    <w:uiPriority w:val="30"/>
    <w:rsid w:val="004A33D8"/>
    <w:rPr>
      <w:i/>
      <w:iCs/>
      <w:color w:val="374C80" w:themeColor="accent1" w:themeShade="BF"/>
    </w:rPr>
  </w:style>
  <w:style w:type="character" w:styleId="IntenseReference">
    <w:name w:val="Intense Reference"/>
    <w:basedOn w:val="DefaultParagraphFont"/>
    <w:uiPriority w:val="32"/>
    <w:qFormat/>
    <w:rsid w:val="004A33D8"/>
    <w:rPr>
      <w:b/>
      <w:bCs/>
      <w:smallCaps/>
      <w:color w:val="374C80" w:themeColor="accent1" w:themeShade="BF"/>
      <w:spacing w:val="5"/>
    </w:rPr>
  </w:style>
  <w:style w:type="paragraph" w:styleId="Revision">
    <w:name w:val="Revision"/>
    <w:hidden/>
    <w:uiPriority w:val="99"/>
    <w:semiHidden/>
    <w:rsid w:val="00A02199"/>
    <w:pPr>
      <w:spacing w:after="0" w:line="240" w:lineRule="auto"/>
    </w:pPr>
  </w:style>
  <w:style w:type="character" w:styleId="CommentReference">
    <w:name w:val="annotation reference"/>
    <w:basedOn w:val="DefaultParagraphFont"/>
    <w:uiPriority w:val="99"/>
    <w:semiHidden/>
    <w:unhideWhenUsed/>
    <w:rsid w:val="00A02199"/>
    <w:rPr>
      <w:sz w:val="16"/>
      <w:szCs w:val="16"/>
    </w:rPr>
  </w:style>
  <w:style w:type="paragraph" w:styleId="CommentText">
    <w:name w:val="annotation text"/>
    <w:basedOn w:val="Normal"/>
    <w:link w:val="CommentTextChar"/>
    <w:uiPriority w:val="99"/>
    <w:semiHidden/>
    <w:unhideWhenUsed/>
    <w:rsid w:val="00A02199"/>
    <w:pPr>
      <w:spacing w:line="240" w:lineRule="auto"/>
    </w:pPr>
    <w:rPr>
      <w:sz w:val="20"/>
      <w:szCs w:val="20"/>
    </w:rPr>
  </w:style>
  <w:style w:type="character" w:customStyle="1" w:styleId="CommentTextChar">
    <w:name w:val="Comment Text Char"/>
    <w:basedOn w:val="DefaultParagraphFont"/>
    <w:link w:val="CommentText"/>
    <w:uiPriority w:val="99"/>
    <w:semiHidden/>
    <w:rsid w:val="00A02199"/>
    <w:rPr>
      <w:sz w:val="20"/>
      <w:szCs w:val="20"/>
    </w:rPr>
  </w:style>
  <w:style w:type="paragraph" w:styleId="CommentSubject">
    <w:name w:val="annotation subject"/>
    <w:basedOn w:val="CommentText"/>
    <w:next w:val="CommentText"/>
    <w:link w:val="CommentSubjectChar"/>
    <w:uiPriority w:val="99"/>
    <w:semiHidden/>
    <w:unhideWhenUsed/>
    <w:rsid w:val="00A02199"/>
    <w:rPr>
      <w:b/>
      <w:bCs/>
    </w:rPr>
  </w:style>
  <w:style w:type="character" w:customStyle="1" w:styleId="CommentSubjectChar">
    <w:name w:val="Comment Subject Char"/>
    <w:basedOn w:val="CommentTextChar"/>
    <w:link w:val="CommentSubject"/>
    <w:uiPriority w:val="99"/>
    <w:semiHidden/>
    <w:rsid w:val="00A0219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6383332">
      <w:bodyDiv w:val="1"/>
      <w:marLeft w:val="0"/>
      <w:marRight w:val="0"/>
      <w:marTop w:val="0"/>
      <w:marBottom w:val="0"/>
      <w:divBdr>
        <w:top w:val="none" w:sz="0" w:space="0" w:color="auto"/>
        <w:left w:val="none" w:sz="0" w:space="0" w:color="auto"/>
        <w:bottom w:val="none" w:sz="0" w:space="0" w:color="auto"/>
        <w:right w:val="none" w:sz="0" w:space="0" w:color="auto"/>
      </w:divBdr>
    </w:div>
    <w:div w:id="1650137475">
      <w:bodyDiv w:val="1"/>
      <w:marLeft w:val="0"/>
      <w:marRight w:val="0"/>
      <w:marTop w:val="0"/>
      <w:marBottom w:val="0"/>
      <w:divBdr>
        <w:top w:val="none" w:sz="0" w:space="0" w:color="auto"/>
        <w:left w:val="none" w:sz="0" w:space="0" w:color="auto"/>
        <w:bottom w:val="none" w:sz="0" w:space="0" w:color="auto"/>
        <w:right w:val="none" w:sz="0" w:space="0" w:color="auto"/>
      </w:divBdr>
    </w:div>
    <w:div w:id="1950895590">
      <w:bodyDiv w:val="1"/>
      <w:marLeft w:val="0"/>
      <w:marRight w:val="0"/>
      <w:marTop w:val="0"/>
      <w:marBottom w:val="0"/>
      <w:divBdr>
        <w:top w:val="none" w:sz="0" w:space="0" w:color="auto"/>
        <w:left w:val="none" w:sz="0" w:space="0" w:color="auto"/>
        <w:bottom w:val="none" w:sz="0" w:space="0" w:color="auto"/>
        <w:right w:val="none" w:sz="0" w:space="0" w:color="auto"/>
      </w:divBdr>
      <w:divsChild>
        <w:div w:id="869345419">
          <w:marLeft w:val="0"/>
          <w:marRight w:val="0"/>
          <w:marTop w:val="0"/>
          <w:marBottom w:val="0"/>
          <w:divBdr>
            <w:top w:val="none" w:sz="0" w:space="0" w:color="auto"/>
            <w:left w:val="none" w:sz="0" w:space="0" w:color="auto"/>
            <w:bottom w:val="none" w:sz="0" w:space="0" w:color="auto"/>
            <w:right w:val="none" w:sz="0" w:space="0" w:color="auto"/>
          </w:divBdr>
          <w:divsChild>
            <w:div w:id="1047335768">
              <w:marLeft w:val="0"/>
              <w:marRight w:val="0"/>
              <w:marTop w:val="0"/>
              <w:marBottom w:val="0"/>
              <w:divBdr>
                <w:top w:val="none" w:sz="0" w:space="0" w:color="auto"/>
                <w:left w:val="none" w:sz="0" w:space="0" w:color="auto"/>
                <w:bottom w:val="none" w:sz="0" w:space="0" w:color="auto"/>
                <w:right w:val="none" w:sz="0" w:space="0" w:color="auto"/>
              </w:divBdr>
              <w:divsChild>
                <w:div w:id="115680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customXml" Target="../customXml/item4.xml"/><Relationship Id="rId9" Type="http://schemas.microsoft.com/office/2011/relationships/commentsExtended" Target="commentsExtended.xml"/><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Boardroom">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Ion Boardroom">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d2abd38f-6d5a-473d-b1ba-4829743c656b" xsi:nil="true"/>
    <Process xmlns="d2abd38f-6d5a-473d-b1ba-4829743c656b" xsi:nil="true"/>
    <TaxCatchAll xmlns="59d4ac86-31f8-4cd3-8d96-c5f03de7de39" xsi:nil="true"/>
    <lcf76f155ced4ddcb4097134ff3c332f xmlns="d2abd38f-6d5a-473d-b1ba-4829743c656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61191214793DB46A34E2E7DB15AFA8E" ma:contentTypeVersion="15" ma:contentTypeDescription="Create a new document." ma:contentTypeScope="" ma:versionID="5331cddcf6220ef1ddc3181d6a288a5b">
  <xsd:schema xmlns:xsd="http://www.w3.org/2001/XMLSchema" xmlns:xs="http://www.w3.org/2001/XMLSchema" xmlns:p="http://schemas.microsoft.com/office/2006/metadata/properties" xmlns:ns2="d2abd38f-6d5a-473d-b1ba-4829743c656b" xmlns:ns3="59d4ac86-31f8-4cd3-8d96-c5f03de7de39" targetNamespace="http://schemas.microsoft.com/office/2006/metadata/properties" ma:root="true" ma:fieldsID="8eb064515aa35fd5aa3f9257aa49d970" ns2:_="" ns3:_="">
    <xsd:import namespace="d2abd38f-6d5a-473d-b1ba-4829743c656b"/>
    <xsd:import namespace="59d4ac86-31f8-4cd3-8d96-c5f03de7de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Notes" minOccurs="0"/>
                <xsd:element ref="ns2:Proces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abd38f-6d5a-473d-b1ba-4829743c65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Notes" ma:index="12" nillable="true" ma:displayName="Notes" ma:format="Dropdown" ma:internalName="Notes">
      <xsd:simpleType>
        <xsd:restriction base="dms:Note">
          <xsd:maxLength value="255"/>
        </xsd:restriction>
      </xsd:simpleType>
    </xsd:element>
    <xsd:element name="Process" ma:index="13" nillable="true" ma:displayName="Label" ma:format="Dropdown" ma:internalName="Process">
      <xsd:simpleType>
        <xsd:union memberTypes="dms:Text">
          <xsd:simpleType>
            <xsd:restriction base="dms:Choice">
              <xsd:enumeration value="Initial Files"/>
              <xsd:enumeration value="1st Draft"/>
              <xsd:enumeration value="1st Pass"/>
              <xsd:enumeration value="2nd Pass"/>
              <xsd:enumeration value="3rd Pass"/>
              <xsd:enumeration value="4th Pass"/>
              <xsd:enumeration value="Final Files"/>
              <xsd:enumeration value="Preliminary Updates"/>
              <xsd:enumeration value="Final Content Updates"/>
              <xsd:enumeration value="Planning Phase"/>
              <xsd:enumeration value="Content MS Dev."/>
              <xsd:enumeration value="Resources"/>
            </xsd:restriction>
          </xsd:simpleType>
        </xsd:un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8617a1-beef-4e24-867f-51551f54cfe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d4ac86-31f8-4cd3-8d96-c5f03de7de3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df06298a-bbd6-4efa-bf2d-e2609ed4a25c}" ma:internalName="TaxCatchAll" ma:showField="CatchAllData" ma:web="59d4ac86-31f8-4cd3-8d96-c5f03de7de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401F3A-3CDE-41D0-B897-BC5FA56BCE6F}">
  <ds:schemaRefs>
    <ds:schemaRef ds:uri="http://schemas.microsoft.com/office/2006/metadata/properties"/>
    <ds:schemaRef ds:uri="http://schemas.microsoft.com/office/infopath/2007/PartnerControls"/>
    <ds:schemaRef ds:uri="d2abd38f-6d5a-473d-b1ba-4829743c656b"/>
    <ds:schemaRef ds:uri="59d4ac86-31f8-4cd3-8d96-c5f03de7de39"/>
  </ds:schemaRefs>
</ds:datastoreItem>
</file>

<file path=customXml/itemProps2.xml><?xml version="1.0" encoding="utf-8"?>
<ds:datastoreItem xmlns:ds="http://schemas.openxmlformats.org/officeDocument/2006/customXml" ds:itemID="{A93A1D36-8BAB-4754-95DA-313DD628E8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abd38f-6d5a-473d-b1ba-4829743c656b"/>
    <ds:schemaRef ds:uri="59d4ac86-31f8-4cd3-8d96-c5f03de7de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4B5F41-E45F-4423-BC6F-5D2181882C2D}">
  <ds:schemaRefs>
    <ds:schemaRef ds:uri="http://schemas.microsoft.com/sharepoint/v3/contenttype/forms"/>
  </ds:schemaRefs>
</ds:datastoreItem>
</file>

<file path=customXml/itemProps4.xml><?xml version="1.0" encoding="utf-8"?>
<ds:datastoreItem xmlns:ds="http://schemas.openxmlformats.org/officeDocument/2006/customXml" ds:itemID="{461D611E-37E5-D949-AE20-667C989D3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1084</Words>
  <Characters>6183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Randy Nordell</dc:creator>
  <cp:keywords/>
  <dc:description/>
  <cp:lastModifiedBy>feranmi timilehin</cp:lastModifiedBy>
  <cp:revision>3</cp:revision>
  <dcterms:created xsi:type="dcterms:W3CDTF">2026-03-23T19:22:00Z</dcterms:created>
  <dcterms:modified xsi:type="dcterms:W3CDTF">2026-03-24T15:27:00Z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0x010100461191214793DB46A34E2E7DB15AFA8E</vt:lpwstr>
  </property>
</Properties>
</file>